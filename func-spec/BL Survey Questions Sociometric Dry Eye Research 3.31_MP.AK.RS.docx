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0451" w14:textId="14645166" w:rsidR="00C00C88" w:rsidRDefault="005C2A69" w:rsidP="004B775C">
      <w:pPr>
        <w:spacing w:after="0"/>
        <w:ind w:left="360" w:hanging="360"/>
        <w:rPr>
          <w:b/>
          <w:bCs/>
        </w:rPr>
      </w:pPr>
      <w:r>
        <w:rPr>
          <w:b/>
          <w:bCs/>
        </w:rPr>
        <w:t xml:space="preserve"> </w:t>
      </w:r>
      <w:r w:rsidR="00C00C88">
        <w:rPr>
          <w:noProof/>
        </w:rPr>
        <w:drawing>
          <wp:inline distT="0" distB="0" distL="0" distR="0" wp14:anchorId="6A0411E4" wp14:editId="26C3F64B">
            <wp:extent cx="3493381" cy="330200"/>
            <wp:effectExtent l="0" t="0" r="0" b="0"/>
            <wp:docPr id="138107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301" cy="33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E3CE" w14:textId="77777777" w:rsidR="00C00C88" w:rsidRDefault="00C00C88" w:rsidP="004B775C">
      <w:pPr>
        <w:spacing w:after="0"/>
        <w:ind w:left="360" w:hanging="360"/>
        <w:rPr>
          <w:b/>
          <w:bCs/>
        </w:rPr>
      </w:pPr>
    </w:p>
    <w:p w14:paraId="5A10B721" w14:textId="730FA045" w:rsidR="000E7961" w:rsidRDefault="00F05C0C" w:rsidP="00F05C0C">
      <w:pPr>
        <w:spacing w:after="0"/>
        <w:rPr>
          <w:b/>
          <w:bCs/>
        </w:rPr>
      </w:pPr>
      <w:r w:rsidRPr="00310BF5">
        <w:rPr>
          <w:b/>
          <w:bCs/>
        </w:rPr>
        <w:t>Thought Leader Market Research Project for Dry Eye</w:t>
      </w:r>
    </w:p>
    <w:p w14:paraId="2D3396DA" w14:textId="77777777" w:rsidR="000E7961" w:rsidRDefault="000E7961" w:rsidP="004B775C">
      <w:pPr>
        <w:spacing w:after="0"/>
        <w:ind w:left="360" w:hanging="360"/>
        <w:rPr>
          <w:b/>
          <w:bCs/>
        </w:rPr>
      </w:pPr>
    </w:p>
    <w:p w14:paraId="5BC97006" w14:textId="4E4E4ED8" w:rsidR="004B775C" w:rsidRPr="00994376" w:rsidRDefault="000E7961" w:rsidP="004B775C">
      <w:pPr>
        <w:spacing w:after="0"/>
        <w:ind w:left="360" w:hanging="360"/>
        <w:rPr>
          <w:b/>
          <w:bCs/>
        </w:rPr>
      </w:pPr>
      <w:commentRangeStart w:id="0"/>
      <w:commentRangeStart w:id="1"/>
      <w:commentRangeStart w:id="2"/>
      <w:commentRangeStart w:id="3"/>
      <w:r>
        <w:rPr>
          <w:b/>
          <w:bCs/>
        </w:rPr>
        <w:t>Survey</w:t>
      </w:r>
      <w:r w:rsidR="004B775C" w:rsidRPr="00994376">
        <w:rPr>
          <w:b/>
          <w:bCs/>
        </w:rPr>
        <w:t xml:space="preserve"> Questions:</w:t>
      </w:r>
      <w:commentRangeEnd w:id="0"/>
      <w:r w:rsidR="008F21B1">
        <w:rPr>
          <w:rStyle w:val="CommentReference"/>
        </w:rPr>
        <w:commentReference w:id="0"/>
      </w:r>
      <w:commentRangeEnd w:id="1"/>
      <w:r w:rsidR="008F21B1">
        <w:rPr>
          <w:rStyle w:val="CommentReference"/>
        </w:rPr>
        <w:commentReference w:id="1"/>
      </w:r>
      <w:commentRangeEnd w:id="2"/>
      <w:r w:rsidR="00265A56">
        <w:rPr>
          <w:rStyle w:val="CommentReference"/>
        </w:rPr>
        <w:commentReference w:id="2"/>
      </w:r>
      <w:commentRangeEnd w:id="3"/>
      <w:r w:rsidR="007574C6">
        <w:rPr>
          <w:rStyle w:val="CommentReference"/>
        </w:rPr>
        <w:commentReference w:id="3"/>
      </w:r>
    </w:p>
    <w:p w14:paraId="225DADAD" w14:textId="77777777" w:rsidR="004B775C" w:rsidRDefault="004B775C" w:rsidP="004B775C">
      <w:pPr>
        <w:spacing w:after="0"/>
        <w:ind w:left="360" w:hanging="360"/>
      </w:pPr>
    </w:p>
    <w:p w14:paraId="24181FE9" w14:textId="3AC8244C" w:rsidR="00FB48A9" w:rsidRDefault="004B775C" w:rsidP="004B775C">
      <w:pPr>
        <w:pStyle w:val="ListParagraph"/>
        <w:numPr>
          <w:ilvl w:val="0"/>
          <w:numId w:val="6"/>
        </w:numPr>
        <w:spacing w:after="0"/>
      </w:pPr>
      <w:r>
        <w:t xml:space="preserve">Please state your name: </w:t>
      </w:r>
      <w:r w:rsidR="00132B39">
        <w:t>(</w:t>
      </w:r>
      <w:r>
        <w:t>First, Last</w:t>
      </w:r>
      <w:r w:rsidR="00132B39">
        <w:t>)</w:t>
      </w:r>
    </w:p>
    <w:p w14:paraId="6D04615B" w14:textId="70DC78C4" w:rsidR="004B775C" w:rsidRDefault="00FB48A9" w:rsidP="004B775C">
      <w:pPr>
        <w:pStyle w:val="ListParagraph"/>
        <w:numPr>
          <w:ilvl w:val="0"/>
          <w:numId w:val="6"/>
        </w:numPr>
        <w:spacing w:after="0"/>
      </w:pPr>
      <w:r>
        <w:t xml:space="preserve">Please select your </w:t>
      </w:r>
      <w:r w:rsidR="005F4C13">
        <w:t>t</w:t>
      </w:r>
      <w:r w:rsidR="004B775C">
        <w:t>itle</w:t>
      </w:r>
      <w:r w:rsidR="00AA379E">
        <w:t xml:space="preserve"> (drop down for title: MD, OD, DO</w:t>
      </w:r>
      <w:r w:rsidR="004B775C">
        <w:t>)</w:t>
      </w:r>
    </w:p>
    <w:p w14:paraId="7DC1B67F" w14:textId="2AD13C32" w:rsidR="004B775C" w:rsidRDefault="00994376" w:rsidP="004B775C">
      <w:pPr>
        <w:pStyle w:val="ListParagraph"/>
        <w:numPr>
          <w:ilvl w:val="0"/>
          <w:numId w:val="6"/>
        </w:numPr>
        <w:spacing w:after="0"/>
      </w:pPr>
      <w:r>
        <w:t xml:space="preserve">Please tell us the </w:t>
      </w:r>
      <w:r w:rsidR="00AA379E">
        <w:t>name and location of your practice (City, State, Zip)</w:t>
      </w:r>
      <w:r>
        <w:t>:</w:t>
      </w:r>
    </w:p>
    <w:p w14:paraId="785A4071" w14:textId="77777777" w:rsidR="00E569B0" w:rsidRDefault="00E569B0" w:rsidP="004B775C">
      <w:pPr>
        <w:pStyle w:val="ListParagraph"/>
        <w:numPr>
          <w:ilvl w:val="0"/>
          <w:numId w:val="6"/>
        </w:numPr>
        <w:spacing w:after="0"/>
        <w:rPr>
          <w:ins w:id="4" w:author="Joe Boyd" w:date="2025-03-31T15:38:00Z" w16du:dateUtc="2025-03-31T22:38:00Z"/>
        </w:rPr>
      </w:pPr>
      <w:ins w:id="5" w:author="Joe Boyd" w:date="2025-03-31T15:38:00Z">
        <w:r w:rsidRPr="00E569B0">
          <w:t xml:space="preserve">Please select what best describes your practice setting (select all that apply): </w:t>
        </w:r>
      </w:ins>
    </w:p>
    <w:p w14:paraId="3F5C7B7C" w14:textId="24501510" w:rsidR="00E569B0" w:rsidRDefault="00E569B0" w:rsidP="00E569B0">
      <w:pPr>
        <w:pStyle w:val="ListParagraph"/>
        <w:numPr>
          <w:ilvl w:val="1"/>
          <w:numId w:val="6"/>
        </w:numPr>
        <w:spacing w:after="0"/>
        <w:rPr>
          <w:ins w:id="6" w:author="Joe Boyd" w:date="2025-03-31T15:38:00Z" w16du:dateUtc="2025-03-31T22:38:00Z"/>
        </w:rPr>
      </w:pPr>
      <w:ins w:id="7" w:author="Joe Boyd" w:date="2025-03-31T15:38:00Z">
        <w:r w:rsidRPr="00E569B0">
          <w:t xml:space="preserve">Academic </w:t>
        </w:r>
      </w:ins>
    </w:p>
    <w:p w14:paraId="0581C62F" w14:textId="1D7AB3E0" w:rsidR="00D518F5" w:rsidRDefault="00171E1F" w:rsidP="00D518F5">
      <w:pPr>
        <w:pStyle w:val="ListParagraph"/>
        <w:numPr>
          <w:ilvl w:val="1"/>
          <w:numId w:val="6"/>
        </w:numPr>
        <w:spacing w:after="0"/>
        <w:rPr>
          <w:ins w:id="8" w:author="Joe Boyd" w:date="2025-03-31T15:47:00Z" w16du:dateUtc="2025-03-31T22:47:00Z"/>
        </w:rPr>
      </w:pPr>
      <w:ins w:id="9" w:author="Joe Boyd" w:date="2025-03-31T15:47:00Z" w16du:dateUtc="2025-03-31T22:47:00Z">
        <w:r>
          <w:t>Solo Provider</w:t>
        </w:r>
      </w:ins>
      <w:ins w:id="10" w:author="Joe Boyd" w:date="2025-03-31T15:46:00Z" w16du:dateUtc="2025-03-31T22:46:00Z">
        <w:r w:rsidR="00D518F5">
          <w:t xml:space="preserve"> practice</w:t>
        </w:r>
      </w:ins>
    </w:p>
    <w:p w14:paraId="7062CE1E" w14:textId="23BCEBB4" w:rsidR="00DD2FE0" w:rsidRDefault="00DD2FE0" w:rsidP="00DD2FE0">
      <w:pPr>
        <w:pStyle w:val="ListParagraph"/>
        <w:numPr>
          <w:ilvl w:val="1"/>
          <w:numId w:val="6"/>
        </w:numPr>
        <w:spacing w:after="0"/>
        <w:rPr>
          <w:ins w:id="11" w:author="Joe Boyd" w:date="2025-03-31T15:46:00Z" w16du:dateUtc="2025-03-31T22:46:00Z"/>
        </w:rPr>
      </w:pPr>
      <w:ins w:id="12" w:author="Joe Boyd" w:date="2025-03-31T15:48:00Z" w16du:dateUtc="2025-03-31T22:48:00Z">
        <w:r>
          <w:t>Multiple</w:t>
        </w:r>
      </w:ins>
      <w:ins w:id="13" w:author="Joe Boyd" w:date="2025-03-31T15:47:00Z" w16du:dateUtc="2025-03-31T22:47:00Z">
        <w:r>
          <w:t xml:space="preserve"> Provider practice</w:t>
        </w:r>
      </w:ins>
    </w:p>
    <w:p w14:paraId="5EB5E701" w14:textId="4CAAE5D8" w:rsidR="009F4217" w:rsidRDefault="009F4217" w:rsidP="00D518F5">
      <w:pPr>
        <w:pStyle w:val="ListParagraph"/>
        <w:numPr>
          <w:ilvl w:val="1"/>
          <w:numId w:val="6"/>
        </w:numPr>
        <w:spacing w:after="0"/>
        <w:rPr>
          <w:ins w:id="14" w:author="Joe Boyd" w:date="2025-03-31T15:48:00Z" w16du:dateUtc="2025-03-31T22:48:00Z"/>
        </w:rPr>
      </w:pPr>
      <w:ins w:id="15" w:author="Joe Boyd" w:date="2025-03-31T15:44:00Z" w16du:dateUtc="2025-03-31T22:44:00Z">
        <w:r w:rsidRPr="009F4217">
          <w:t xml:space="preserve">Retail chain </w:t>
        </w:r>
        <w:r>
          <w:t>-</w:t>
        </w:r>
        <w:r w:rsidRPr="009F4217">
          <w:t xml:space="preserve"> optometr</w:t>
        </w:r>
        <w:r w:rsidR="00532605">
          <w:t>ic</w:t>
        </w:r>
        <w:r w:rsidRPr="009F4217">
          <w:t xml:space="preserve"> practice</w:t>
        </w:r>
        <w:r w:rsidR="00532605">
          <w:t xml:space="preserve"> (only for OD survey)</w:t>
        </w:r>
      </w:ins>
    </w:p>
    <w:p w14:paraId="5B403AC4" w14:textId="2940C290" w:rsidR="00DD2FE0" w:rsidRDefault="00DD2FE0" w:rsidP="00D518F5">
      <w:pPr>
        <w:pStyle w:val="ListParagraph"/>
        <w:numPr>
          <w:ilvl w:val="1"/>
          <w:numId w:val="6"/>
        </w:numPr>
        <w:spacing w:after="0"/>
        <w:rPr>
          <w:ins w:id="16" w:author="Joe Boyd" w:date="2025-03-31T15:38:00Z" w16du:dateUtc="2025-03-31T22:38:00Z"/>
        </w:rPr>
      </w:pPr>
      <w:ins w:id="17" w:author="Joe Boyd" w:date="2025-03-31T15:48:00Z" w16du:dateUtc="2025-03-31T22:48:00Z">
        <w:r>
          <w:t>Surgical</w:t>
        </w:r>
        <w:r w:rsidR="00C84D84">
          <w:t xml:space="preserve"> only – ophthalmology practice (only for MD survey)</w:t>
        </w:r>
      </w:ins>
    </w:p>
    <w:p w14:paraId="0B57F470" w14:textId="6DE29008" w:rsidR="00E569B0" w:rsidRDefault="00E569B0">
      <w:pPr>
        <w:pStyle w:val="ListParagraph"/>
        <w:numPr>
          <w:ilvl w:val="1"/>
          <w:numId w:val="6"/>
        </w:numPr>
        <w:spacing w:after="0"/>
        <w:rPr>
          <w:ins w:id="18" w:author="Joe Boyd" w:date="2025-03-31T15:38:00Z" w16du:dateUtc="2025-03-31T22:38:00Z"/>
        </w:rPr>
        <w:pPrChange w:id="19" w:author="Joe Boyd" w:date="2025-03-31T15:38:00Z" w16du:dateUtc="2025-03-31T22:38:00Z">
          <w:pPr>
            <w:pStyle w:val="ListParagraph"/>
            <w:numPr>
              <w:numId w:val="6"/>
            </w:numPr>
            <w:spacing w:after="0"/>
            <w:ind w:left="360" w:hanging="360"/>
          </w:pPr>
        </w:pPrChange>
      </w:pPr>
      <w:ins w:id="20" w:author="Joe Boyd" w:date="2025-03-31T15:38:00Z">
        <w:r w:rsidRPr="00E569B0">
          <w:t>Other: (please write)</w:t>
        </w:r>
      </w:ins>
    </w:p>
    <w:p w14:paraId="12256F9C" w14:textId="4F18F410" w:rsidR="00994376" w:rsidRDefault="00AA379E" w:rsidP="004B775C">
      <w:pPr>
        <w:pStyle w:val="ListParagraph"/>
        <w:numPr>
          <w:ilvl w:val="0"/>
          <w:numId w:val="6"/>
        </w:numPr>
        <w:spacing w:after="0"/>
      </w:pPr>
      <w:commentRangeStart w:id="21"/>
      <w:commentRangeStart w:id="22"/>
      <w:commentRangeStart w:id="23"/>
      <w:r>
        <w:t>What types of patients do you specialize in treating at your practice</w:t>
      </w:r>
      <w:r w:rsidR="00994376">
        <w:t>:</w:t>
      </w:r>
      <w:r>
        <w:t xml:space="preserve"> </w:t>
      </w:r>
    </w:p>
    <w:p w14:paraId="2ECA84D3" w14:textId="0211A8CD" w:rsidR="00994376" w:rsidRDefault="00994376" w:rsidP="00994376">
      <w:pPr>
        <w:pStyle w:val="ListParagraph"/>
        <w:numPr>
          <w:ilvl w:val="1"/>
          <w:numId w:val="6"/>
        </w:numPr>
        <w:spacing w:after="0"/>
      </w:pPr>
      <w:r>
        <w:t>Cataract</w:t>
      </w:r>
    </w:p>
    <w:p w14:paraId="6C25A9CE" w14:textId="49972BAD" w:rsidR="00994376" w:rsidDel="001263B7" w:rsidRDefault="00994376" w:rsidP="00994376">
      <w:pPr>
        <w:pStyle w:val="ListParagraph"/>
        <w:numPr>
          <w:ilvl w:val="1"/>
          <w:numId w:val="6"/>
        </w:numPr>
        <w:spacing w:after="0"/>
        <w:rPr>
          <w:del w:id="24" w:author="Pillai, Monisha" w:date="2025-03-27T15:46:00Z" w16du:dateUtc="2025-03-27T19:46:00Z"/>
        </w:rPr>
      </w:pPr>
      <w:del w:id="25" w:author="Pillai, Monisha" w:date="2025-03-27T15:46:00Z" w16du:dateUtc="2025-03-27T19:46:00Z">
        <w:r w:rsidDel="001263B7">
          <w:delText>Comprehensive</w:delText>
        </w:r>
      </w:del>
    </w:p>
    <w:p w14:paraId="513DA23D" w14:textId="26250E33" w:rsidR="00994376" w:rsidRDefault="00994376" w:rsidP="00994376">
      <w:pPr>
        <w:pStyle w:val="ListParagraph"/>
        <w:numPr>
          <w:ilvl w:val="1"/>
          <w:numId w:val="6"/>
        </w:numPr>
        <w:spacing w:after="0"/>
      </w:pPr>
      <w:r>
        <w:t>Cornea</w:t>
      </w:r>
    </w:p>
    <w:p w14:paraId="37CF23F3" w14:textId="7E25CF6E" w:rsidR="00994376" w:rsidRDefault="00994376" w:rsidP="00994376">
      <w:pPr>
        <w:pStyle w:val="ListParagraph"/>
        <w:numPr>
          <w:ilvl w:val="1"/>
          <w:numId w:val="6"/>
        </w:numPr>
        <w:spacing w:after="0"/>
      </w:pPr>
      <w:r>
        <w:t>Dry Eye</w:t>
      </w:r>
    </w:p>
    <w:p w14:paraId="3BD35A0C" w14:textId="77DDD247" w:rsidR="00994376" w:rsidRDefault="00994376" w:rsidP="00994376">
      <w:pPr>
        <w:pStyle w:val="ListParagraph"/>
        <w:numPr>
          <w:ilvl w:val="1"/>
          <w:numId w:val="6"/>
        </w:numPr>
        <w:spacing w:after="0"/>
      </w:pPr>
      <w:r>
        <w:t>Glaucoma</w:t>
      </w:r>
    </w:p>
    <w:p w14:paraId="52135A34" w14:textId="3F25214A" w:rsidR="00994376" w:rsidRDefault="00994376" w:rsidP="00994376">
      <w:pPr>
        <w:pStyle w:val="ListParagraph"/>
        <w:numPr>
          <w:ilvl w:val="1"/>
          <w:numId w:val="6"/>
        </w:numPr>
        <w:spacing w:after="0"/>
      </w:pPr>
      <w:r>
        <w:t>Refractive</w:t>
      </w:r>
    </w:p>
    <w:p w14:paraId="0CA8AFB9" w14:textId="5440D602" w:rsidR="00994376" w:rsidRDefault="00994376" w:rsidP="00994376">
      <w:pPr>
        <w:pStyle w:val="ListParagraph"/>
        <w:numPr>
          <w:ilvl w:val="1"/>
          <w:numId w:val="6"/>
        </w:numPr>
        <w:spacing w:after="0"/>
      </w:pPr>
      <w:r>
        <w:t>Retina</w:t>
      </w:r>
    </w:p>
    <w:p w14:paraId="4123FAEF" w14:textId="3C41E63A" w:rsidR="003670FB" w:rsidRDefault="003670FB" w:rsidP="00994376">
      <w:pPr>
        <w:pStyle w:val="ListParagraph"/>
        <w:numPr>
          <w:ilvl w:val="1"/>
          <w:numId w:val="6"/>
        </w:numPr>
        <w:spacing w:after="0"/>
      </w:pPr>
      <w:r>
        <w:t>Other (please list)</w:t>
      </w:r>
      <w:commentRangeEnd w:id="21"/>
      <w:r w:rsidR="001263B7">
        <w:rPr>
          <w:rStyle w:val="CommentReference"/>
        </w:rPr>
        <w:commentReference w:id="21"/>
      </w:r>
      <w:commentRangeEnd w:id="22"/>
      <w:r w:rsidR="00DC70E8">
        <w:rPr>
          <w:rStyle w:val="CommentReference"/>
        </w:rPr>
        <w:commentReference w:id="22"/>
      </w:r>
      <w:commentRangeEnd w:id="23"/>
      <w:r w:rsidR="00A041E5">
        <w:rPr>
          <w:rStyle w:val="CommentReference"/>
        </w:rPr>
        <w:commentReference w:id="23"/>
      </w:r>
    </w:p>
    <w:p w14:paraId="100EF063" w14:textId="47E19063" w:rsidR="00994376" w:rsidRDefault="00994376" w:rsidP="00994376">
      <w:pPr>
        <w:pStyle w:val="ListParagraph"/>
        <w:numPr>
          <w:ilvl w:val="0"/>
          <w:numId w:val="6"/>
        </w:numPr>
        <w:spacing w:after="0"/>
      </w:pPr>
      <w:commentRangeStart w:id="26"/>
      <w:commentRangeStart w:id="27"/>
      <w:del w:id="28" w:author="Pillai, Monisha" w:date="2025-03-27T15:22:00Z" w16du:dateUtc="2025-03-27T19:22:00Z">
        <w:r w:rsidDel="00161657">
          <w:delText>Please enter your total</w:delText>
        </w:r>
      </w:del>
      <w:ins w:id="29" w:author="Pillai, Monisha" w:date="2025-03-27T15:22:00Z" w16du:dateUtc="2025-03-27T19:22:00Z">
        <w:r w:rsidR="00161657">
          <w:t>In an average month</w:t>
        </w:r>
        <w:proofErr w:type="gramStart"/>
        <w:r w:rsidR="00161657">
          <w:t>, about</w:t>
        </w:r>
        <w:proofErr w:type="gramEnd"/>
        <w:r w:rsidR="00161657">
          <w:t xml:space="preserve"> how many</w:t>
        </w:r>
      </w:ins>
      <w:r>
        <w:t xml:space="preserve"> patient</w:t>
      </w:r>
      <w:ins w:id="30" w:author="Pillai, Monisha" w:date="2025-03-27T15:22:00Z" w16du:dateUtc="2025-03-27T19:22:00Z">
        <w:r w:rsidR="00161657">
          <w:t>s do you see?</w:t>
        </w:r>
      </w:ins>
      <w:r>
        <w:t xml:space="preserve"> </w:t>
      </w:r>
      <w:del w:id="31" w:author="Pillai, Monisha" w:date="2025-03-27T15:22:00Z" w16du:dateUtc="2025-03-27T19:22:00Z">
        <w:r w:rsidDel="00161657">
          <w:delText xml:space="preserve">volume in the last three months: (number </w:delText>
        </w:r>
        <w:commentRangeStart w:id="32"/>
        <w:commentRangeStart w:id="33"/>
        <w:r w:rsidDel="00161657">
          <w:delText>only</w:delText>
        </w:r>
        <w:commentRangeEnd w:id="32"/>
        <w:r w:rsidR="008F21B1" w:rsidDel="00161657">
          <w:rPr>
            <w:rStyle w:val="CommentReference"/>
          </w:rPr>
          <w:commentReference w:id="32"/>
        </w:r>
      </w:del>
      <w:commentRangeEnd w:id="33"/>
      <w:r w:rsidR="00C41453">
        <w:rPr>
          <w:rStyle w:val="CommentReference"/>
        </w:rPr>
        <w:commentReference w:id="33"/>
      </w:r>
      <w:del w:id="34" w:author="Pillai, Monisha" w:date="2025-03-27T15:22:00Z" w16du:dateUtc="2025-03-27T19:22:00Z">
        <w:r w:rsidDel="00161657">
          <w:delText>)</w:delText>
        </w:r>
      </w:del>
    </w:p>
    <w:p w14:paraId="592E9670" w14:textId="73F20AC4" w:rsidR="00994376" w:rsidRDefault="00994376" w:rsidP="00994376">
      <w:pPr>
        <w:pStyle w:val="ListParagraph"/>
        <w:numPr>
          <w:ilvl w:val="0"/>
          <w:numId w:val="6"/>
        </w:numPr>
        <w:spacing w:after="0"/>
        <w:rPr>
          <w:ins w:id="35" w:author="Pillai, Monisha" w:date="2025-03-27T15:43:00Z" w16du:dateUtc="2025-03-27T19:43:00Z"/>
        </w:rPr>
      </w:pPr>
      <w:del w:id="36" w:author="Pillai, Monisha" w:date="2025-03-27T15:23:00Z" w16du:dateUtc="2025-03-27T19:23:00Z">
        <w:r w:rsidDel="00161657">
          <w:delText xml:space="preserve">Please enter the percentage of patients </w:delText>
        </w:r>
        <w:r w:rsidR="003670FB" w:rsidDel="00161657">
          <w:delText xml:space="preserve">you have </w:delText>
        </w:r>
        <w:r w:rsidDel="00161657">
          <w:delText>treated for dry eye disease in the last three months:</w:delText>
        </w:r>
      </w:del>
      <w:ins w:id="37" w:author="Pillai, Monisha" w:date="2025-03-27T15:23:00Z" w16du:dateUtc="2025-03-27T19:23:00Z">
        <w:r w:rsidR="00161657">
          <w:t>In an average month</w:t>
        </w:r>
        <w:proofErr w:type="gramStart"/>
        <w:r w:rsidR="00161657">
          <w:t>, about</w:t>
        </w:r>
        <w:proofErr w:type="gramEnd"/>
        <w:r w:rsidR="00161657">
          <w:t xml:space="preserve"> how many patients do you see or treat for symptoms associated with Dry Eye Disease (DED</w:t>
        </w:r>
        <w:proofErr w:type="gramStart"/>
        <w:r w:rsidR="00161657">
          <w:t>)?:</w:t>
        </w:r>
      </w:ins>
      <w:proofErr w:type="gramEnd"/>
      <w:r>
        <w:t xml:space="preserve"> (number only)</w:t>
      </w:r>
      <w:commentRangeEnd w:id="26"/>
      <w:r w:rsidR="005C1D7E">
        <w:rPr>
          <w:rStyle w:val="CommentReference"/>
        </w:rPr>
        <w:commentReference w:id="26"/>
      </w:r>
      <w:commentRangeEnd w:id="27"/>
      <w:r w:rsidR="00F24F6B">
        <w:rPr>
          <w:rStyle w:val="CommentReference"/>
        </w:rPr>
        <w:commentReference w:id="27"/>
      </w:r>
    </w:p>
    <w:p w14:paraId="1D563B27" w14:textId="34340D79" w:rsidR="001263B7" w:rsidDel="00AD4200" w:rsidRDefault="001263B7" w:rsidP="00994376">
      <w:pPr>
        <w:pStyle w:val="ListParagraph"/>
        <w:numPr>
          <w:ilvl w:val="0"/>
          <w:numId w:val="6"/>
        </w:numPr>
        <w:spacing w:after="0"/>
        <w:rPr>
          <w:del w:id="38" w:author="Joe Boyd" w:date="2025-03-31T15:56:00Z" w16du:dateUtc="2025-03-31T22:56:00Z"/>
        </w:rPr>
      </w:pPr>
      <w:commentRangeStart w:id="39"/>
      <w:commentRangeStart w:id="40"/>
      <w:ins w:id="41" w:author="Pillai, Monisha" w:date="2025-03-27T15:43:00Z" w16du:dateUtc="2025-03-27T19:43:00Z">
        <w:del w:id="42" w:author="Joe Boyd" w:date="2025-03-31T15:56:00Z" w16du:dateUtc="2025-03-31T22:56:00Z">
          <w:r w:rsidDel="00AD4200">
            <w:delText>In an average month, about how many prescriptions do you write for the treatment of Dry Eye Disease (DED)? (number only</w:delText>
          </w:r>
        </w:del>
      </w:ins>
      <w:ins w:id="43" w:author="Pillai, Monisha" w:date="2025-03-27T15:44:00Z" w16du:dateUtc="2025-03-27T19:44:00Z">
        <w:del w:id="44" w:author="Joe Boyd" w:date="2025-03-31T15:56:00Z" w16du:dateUtc="2025-03-31T22:56:00Z">
          <w:r w:rsidDel="00AD4200">
            <w:delText>)</w:delText>
          </w:r>
          <w:commentRangeEnd w:id="39"/>
          <w:r w:rsidDel="00AD4200">
            <w:rPr>
              <w:rStyle w:val="CommentReference"/>
            </w:rPr>
            <w:commentReference w:id="39"/>
          </w:r>
        </w:del>
      </w:ins>
      <w:commentRangeEnd w:id="40"/>
      <w:del w:id="45" w:author="Joe Boyd" w:date="2025-03-31T15:56:00Z" w16du:dateUtc="2025-03-31T22:56:00Z">
        <w:r w:rsidR="00AD4200" w:rsidDel="00AD4200">
          <w:rPr>
            <w:rStyle w:val="CommentReference"/>
          </w:rPr>
          <w:commentReference w:id="40"/>
        </w:r>
      </w:del>
    </w:p>
    <w:p w14:paraId="658096D2" w14:textId="165484BE" w:rsidR="00544260" w:rsidRDefault="00544260" w:rsidP="00994376">
      <w:pPr>
        <w:pStyle w:val="ListParagraph"/>
        <w:numPr>
          <w:ilvl w:val="0"/>
          <w:numId w:val="6"/>
        </w:numPr>
        <w:spacing w:after="0"/>
      </w:pPr>
      <w:r>
        <w:t>If</w:t>
      </w:r>
      <w:del w:id="46" w:author="Pillai, Monisha" w:date="2025-03-21T09:11:00Z" w16du:dateUtc="2025-03-21T13:11:00Z">
        <w:r w:rsidDel="005C2A69">
          <w:delText>/when</w:delText>
        </w:r>
      </w:del>
      <w:r>
        <w:t xml:space="preserve"> you refer </w:t>
      </w:r>
      <w:proofErr w:type="gramStart"/>
      <w:r>
        <w:t>dry</w:t>
      </w:r>
      <w:proofErr w:type="gramEnd"/>
      <w:r>
        <w:t xml:space="preserve"> eye patients externally</w:t>
      </w:r>
      <w:commentRangeStart w:id="47"/>
      <w:commentRangeStart w:id="48"/>
      <w:commentRangeStart w:id="49"/>
      <w:r>
        <w:t xml:space="preserve">, do you typically refer them </w:t>
      </w:r>
      <w:commentRangeEnd w:id="47"/>
      <w:r w:rsidR="007360B1">
        <w:rPr>
          <w:rStyle w:val="CommentReference"/>
        </w:rPr>
        <w:commentReference w:id="47"/>
      </w:r>
      <w:commentRangeEnd w:id="48"/>
      <w:r w:rsidR="001263B7">
        <w:rPr>
          <w:rStyle w:val="CommentReference"/>
        </w:rPr>
        <w:commentReference w:id="48"/>
      </w:r>
      <w:commentRangeEnd w:id="49"/>
      <w:r w:rsidR="009B7F78">
        <w:rPr>
          <w:rStyle w:val="CommentReference"/>
        </w:rPr>
        <w:commentReference w:id="49"/>
      </w:r>
      <w:r>
        <w:t>to:</w:t>
      </w:r>
    </w:p>
    <w:p w14:paraId="34EF4608" w14:textId="321FA17A" w:rsidR="00544260" w:rsidRDefault="00AA379E" w:rsidP="00544260">
      <w:pPr>
        <w:pStyle w:val="ListParagraph"/>
        <w:numPr>
          <w:ilvl w:val="1"/>
          <w:numId w:val="6"/>
        </w:numPr>
        <w:spacing w:after="0"/>
      </w:pPr>
      <w:r>
        <w:t>Ophthalmologists</w:t>
      </w:r>
    </w:p>
    <w:p w14:paraId="362151B2" w14:textId="764B0504" w:rsidR="00544260" w:rsidRDefault="00AA379E" w:rsidP="00544260">
      <w:pPr>
        <w:pStyle w:val="ListParagraph"/>
        <w:numPr>
          <w:ilvl w:val="1"/>
          <w:numId w:val="6"/>
        </w:numPr>
        <w:spacing w:after="0"/>
      </w:pPr>
      <w:r>
        <w:t>Optometrists</w:t>
      </w:r>
    </w:p>
    <w:p w14:paraId="655ACA15" w14:textId="6BF1851B" w:rsidR="00544260" w:rsidRDefault="00544260" w:rsidP="00544260">
      <w:pPr>
        <w:pStyle w:val="ListParagraph"/>
        <w:numPr>
          <w:ilvl w:val="1"/>
          <w:numId w:val="6"/>
        </w:numPr>
        <w:spacing w:after="0"/>
      </w:pPr>
      <w:r>
        <w:t xml:space="preserve">I do not refer </w:t>
      </w:r>
      <w:proofErr w:type="gramStart"/>
      <w:r>
        <w:t>dry</w:t>
      </w:r>
      <w:proofErr w:type="gramEnd"/>
      <w:r>
        <w:t xml:space="preserve"> eye patients</w:t>
      </w:r>
      <w:ins w:id="50" w:author="Joe Boyd" w:date="2025-03-31T15:58:00Z" w16du:dateUtc="2025-03-31T22:58:00Z">
        <w:r w:rsidR="00F311A3">
          <w:t xml:space="preserve"> and </w:t>
        </w:r>
        <w:r w:rsidR="004E7D19">
          <w:t>manage</w:t>
        </w:r>
      </w:ins>
      <w:r>
        <w:t xml:space="preserve"> </w:t>
      </w:r>
      <w:del w:id="51" w:author="Joe Boyd" w:date="2025-03-31T15:58:00Z" w16du:dateUtc="2025-03-31T22:58:00Z">
        <w:r w:rsidDel="004E7D19">
          <w:delText xml:space="preserve">as I treat </w:delText>
        </w:r>
      </w:del>
      <w:r>
        <w:t>them myself</w:t>
      </w:r>
    </w:p>
    <w:p w14:paraId="3C6C5256" w14:textId="3FC49815" w:rsidR="00994376" w:rsidRDefault="00576E8C" w:rsidP="00994376">
      <w:pPr>
        <w:pStyle w:val="ListParagraph"/>
        <w:numPr>
          <w:ilvl w:val="0"/>
          <w:numId w:val="6"/>
        </w:numPr>
        <w:spacing w:after="0"/>
      </w:pPr>
      <w:r w:rsidRPr="00576E8C">
        <w:t xml:space="preserve">Please rank the top five </w:t>
      </w:r>
      <w:commentRangeStart w:id="52"/>
      <w:commentRangeStart w:id="53"/>
      <w:r w:rsidRPr="00576E8C">
        <w:t xml:space="preserve">places </w:t>
      </w:r>
      <w:commentRangeEnd w:id="52"/>
      <w:r w:rsidR="00F70FD6">
        <w:rPr>
          <w:rStyle w:val="CommentReference"/>
        </w:rPr>
        <w:commentReference w:id="52"/>
      </w:r>
      <w:commentRangeEnd w:id="53"/>
      <w:r w:rsidR="00371030">
        <w:rPr>
          <w:rStyle w:val="CommentReference"/>
        </w:rPr>
        <w:commentReference w:id="53"/>
      </w:r>
      <w:r w:rsidRPr="00576E8C">
        <w:t>you seek educational information on the latest advancements in eyecare</w:t>
      </w:r>
      <w:r w:rsidR="00957FE1">
        <w:t xml:space="preserve">: </w:t>
      </w:r>
    </w:p>
    <w:p w14:paraId="27F1A0DD" w14:textId="0F09DDAC" w:rsidR="00957FE1" w:rsidRDefault="00957FE1" w:rsidP="00957FE1">
      <w:pPr>
        <w:pStyle w:val="ListParagraph"/>
        <w:numPr>
          <w:ilvl w:val="1"/>
          <w:numId w:val="6"/>
        </w:numPr>
        <w:spacing w:after="0"/>
      </w:pPr>
      <w:r>
        <w:t xml:space="preserve">Professional organizations (i.e. </w:t>
      </w:r>
      <w:proofErr w:type="spellStart"/>
      <w:r>
        <w:t>AAO</w:t>
      </w:r>
      <w:r w:rsidR="00AA379E">
        <w:t>ph</w:t>
      </w:r>
      <w:proofErr w:type="spellEnd"/>
      <w:r>
        <w:t xml:space="preserve">, </w:t>
      </w:r>
      <w:proofErr w:type="spellStart"/>
      <w:r>
        <w:t>AAOp</w:t>
      </w:r>
      <w:r w:rsidR="00AA379E">
        <w:t>t</w:t>
      </w:r>
      <w:proofErr w:type="spellEnd"/>
      <w:r>
        <w:t>)</w:t>
      </w:r>
    </w:p>
    <w:p w14:paraId="404FDEDD" w14:textId="03FCC30F" w:rsidR="00957FE1" w:rsidRDefault="00957FE1" w:rsidP="00957FE1">
      <w:pPr>
        <w:pStyle w:val="ListParagraph"/>
        <w:numPr>
          <w:ilvl w:val="1"/>
          <w:numId w:val="6"/>
        </w:numPr>
        <w:spacing w:after="0"/>
      </w:pPr>
      <w:r>
        <w:t>Social media</w:t>
      </w:r>
      <w:r w:rsidR="00FD3CB7">
        <w:t xml:space="preserve"> </w:t>
      </w:r>
    </w:p>
    <w:p w14:paraId="4C38017E" w14:textId="51862DD1" w:rsidR="00FD3CB7" w:rsidRDefault="00FD3CB7" w:rsidP="00FD3CB7">
      <w:pPr>
        <w:pStyle w:val="ListParagraph"/>
        <w:numPr>
          <w:ilvl w:val="1"/>
          <w:numId w:val="6"/>
        </w:numPr>
        <w:spacing w:after="0"/>
      </w:pPr>
      <w:commentRangeStart w:id="54"/>
      <w:commentRangeStart w:id="55"/>
      <w:r>
        <w:t>Non-peer-reviewed publications (i.e. Review of Ophthalmology/Review of Optometry)</w:t>
      </w:r>
    </w:p>
    <w:p w14:paraId="44F43113" w14:textId="7E0F9561" w:rsidR="00957FE1" w:rsidRDefault="00957FE1" w:rsidP="00957FE1">
      <w:pPr>
        <w:pStyle w:val="ListParagraph"/>
        <w:numPr>
          <w:ilvl w:val="1"/>
          <w:numId w:val="6"/>
        </w:numPr>
        <w:spacing w:after="0"/>
      </w:pPr>
      <w:r>
        <w:t xml:space="preserve">Peer-reviewed </w:t>
      </w:r>
      <w:r w:rsidR="00FD3CB7">
        <w:t>publications (i.e. JAMA, AJO, IOVS, JCRS)</w:t>
      </w:r>
    </w:p>
    <w:p w14:paraId="0A889578" w14:textId="1E0F75D6" w:rsidR="00957FE1" w:rsidRDefault="00957FE1" w:rsidP="00957FE1">
      <w:pPr>
        <w:pStyle w:val="ListParagraph"/>
        <w:numPr>
          <w:ilvl w:val="1"/>
          <w:numId w:val="6"/>
        </w:numPr>
        <w:spacing w:after="0"/>
      </w:pPr>
      <w:r>
        <w:t>Podcasts</w:t>
      </w:r>
    </w:p>
    <w:p w14:paraId="2A0F3FB8" w14:textId="22663236" w:rsidR="00957FE1" w:rsidDel="003C0F22" w:rsidRDefault="00957FE1" w:rsidP="00957FE1">
      <w:pPr>
        <w:pStyle w:val="ListParagraph"/>
        <w:numPr>
          <w:ilvl w:val="1"/>
          <w:numId w:val="6"/>
        </w:numPr>
        <w:spacing w:after="0"/>
        <w:rPr>
          <w:del w:id="56" w:author="Joe Boyd" w:date="2025-03-31T16:02:00Z" w16du:dateUtc="2025-03-31T23:02:00Z"/>
        </w:rPr>
      </w:pPr>
      <w:del w:id="57" w:author="Joe Boyd" w:date="2025-03-31T16:02:00Z" w16du:dateUtc="2025-03-31T23:02:00Z">
        <w:r w:rsidDel="003C0F22">
          <w:lastRenderedPageBreak/>
          <w:delText>Corporate websites</w:delText>
        </w:r>
        <w:commentRangeEnd w:id="54"/>
        <w:r w:rsidR="00F70FD6" w:rsidDel="003C0F22">
          <w:rPr>
            <w:rStyle w:val="CommentReference"/>
          </w:rPr>
          <w:commentReference w:id="54"/>
        </w:r>
      </w:del>
      <w:commentRangeEnd w:id="55"/>
      <w:r w:rsidR="00C41453">
        <w:rPr>
          <w:rStyle w:val="CommentReference"/>
        </w:rPr>
        <w:commentReference w:id="55"/>
      </w:r>
    </w:p>
    <w:p w14:paraId="2329FAA5" w14:textId="63328670" w:rsidR="00957FE1" w:rsidRDefault="00AA379E" w:rsidP="00957FE1">
      <w:pPr>
        <w:pStyle w:val="ListParagraph"/>
        <w:numPr>
          <w:ilvl w:val="1"/>
          <w:numId w:val="6"/>
        </w:numPr>
        <w:spacing w:after="0"/>
        <w:rPr>
          <w:ins w:id="58" w:author="Joe Boyd" w:date="2025-03-31T16:00:00Z" w16du:dateUtc="2025-03-31T23:00:00Z"/>
        </w:rPr>
      </w:pPr>
      <w:r>
        <w:t>Medical education conferences</w:t>
      </w:r>
      <w:r w:rsidR="00FD3CB7">
        <w:t xml:space="preserve"> (i.e. AAO, ASCRS, AOA)</w:t>
      </w:r>
    </w:p>
    <w:p w14:paraId="51F8A2BA" w14:textId="63000233" w:rsidR="009B7F78" w:rsidRDefault="003C0F22" w:rsidP="009B7F78">
      <w:pPr>
        <w:pStyle w:val="ListParagraph"/>
        <w:numPr>
          <w:ilvl w:val="1"/>
          <w:numId w:val="6"/>
        </w:numPr>
        <w:spacing w:after="0"/>
        <w:rPr>
          <w:ins w:id="59" w:author="Joe Boyd" w:date="2025-03-31T16:00:00Z" w16du:dateUtc="2025-03-31T23:00:00Z"/>
        </w:rPr>
      </w:pPr>
      <w:ins w:id="60" w:author="Joe Boyd" w:date="2025-03-31T16:02:00Z" w16du:dateUtc="2025-03-31T23:02:00Z">
        <w:r>
          <w:t>I</w:t>
        </w:r>
      </w:ins>
      <w:ins w:id="61" w:author="Joe Boyd" w:date="2025-03-31T16:00:00Z" w16du:dateUtc="2025-03-31T23:00:00Z">
        <w:r w:rsidR="009B7F78">
          <w:t>n-person CME programs</w:t>
        </w:r>
      </w:ins>
    </w:p>
    <w:p w14:paraId="4A87900A" w14:textId="052CBD03" w:rsidR="009B7F78" w:rsidRDefault="003C0F22" w:rsidP="009B7F78">
      <w:pPr>
        <w:pStyle w:val="ListParagraph"/>
        <w:numPr>
          <w:ilvl w:val="1"/>
          <w:numId w:val="6"/>
        </w:numPr>
        <w:spacing w:after="0"/>
        <w:rPr>
          <w:ins w:id="62" w:author="Joe Boyd" w:date="2025-03-31T16:00:00Z" w16du:dateUtc="2025-03-31T23:00:00Z"/>
        </w:rPr>
      </w:pPr>
      <w:ins w:id="63" w:author="Joe Boyd" w:date="2025-03-31T16:01:00Z" w16du:dateUtc="2025-03-31T23:01:00Z">
        <w:r>
          <w:t>V</w:t>
        </w:r>
      </w:ins>
      <w:ins w:id="64" w:author="Joe Boyd" w:date="2025-03-31T16:00:00Z" w16du:dateUtc="2025-03-31T23:00:00Z">
        <w:r w:rsidR="009B7F78">
          <w:t xml:space="preserve">irtual CME programs </w:t>
        </w:r>
      </w:ins>
    </w:p>
    <w:p w14:paraId="4DAD9AA3" w14:textId="648DAAC8" w:rsidR="009B7F78" w:rsidRDefault="003C0F22" w:rsidP="009B7F78">
      <w:pPr>
        <w:pStyle w:val="ListParagraph"/>
        <w:numPr>
          <w:ilvl w:val="1"/>
          <w:numId w:val="6"/>
        </w:numPr>
        <w:spacing w:after="0"/>
        <w:rPr>
          <w:ins w:id="65" w:author="Joe Boyd" w:date="2025-03-31T16:03:00Z" w16du:dateUtc="2025-03-31T23:03:00Z"/>
        </w:rPr>
      </w:pPr>
      <w:ins w:id="66" w:author="Joe Boyd" w:date="2025-03-31T16:01:00Z" w16du:dateUtc="2025-03-31T23:01:00Z">
        <w:r>
          <w:t>C</w:t>
        </w:r>
      </w:ins>
      <w:ins w:id="67" w:author="Joe Boyd" w:date="2025-03-31T16:00:00Z" w16du:dateUtc="2025-03-31T23:00:00Z">
        <w:r w:rsidR="009B7F78">
          <w:t xml:space="preserve">ompany </w:t>
        </w:r>
      </w:ins>
      <w:ins w:id="68" w:author="Joe Boyd" w:date="2025-03-31T16:03:00Z" w16du:dateUtc="2025-03-31T23:03:00Z">
        <w:r w:rsidR="00371030">
          <w:t xml:space="preserve"> Marketing initiatives (i.e., </w:t>
        </w:r>
      </w:ins>
      <w:ins w:id="69" w:author="Joe Boyd" w:date="2025-03-31T16:00:00Z" w16du:dateUtc="2025-03-31T23:00:00Z">
        <w:r w:rsidR="009B7F78">
          <w:t>speaker programs</w:t>
        </w:r>
      </w:ins>
      <w:ins w:id="70" w:author="Joe Boyd" w:date="2025-03-31T16:03:00Z" w16du:dateUtc="2025-03-31T23:03:00Z">
        <w:r w:rsidR="00371030">
          <w:t xml:space="preserve">, </w:t>
        </w:r>
      </w:ins>
      <w:ins w:id="71" w:author="Joe Boyd" w:date="2025-03-31T16:01:00Z" w16du:dateUtc="2025-03-31T23:01:00Z">
        <w:r>
          <w:t>webinars</w:t>
        </w:r>
      </w:ins>
      <w:ins w:id="72" w:author="Joe Boyd" w:date="2025-03-31T16:03:00Z" w16du:dateUtc="2025-03-31T23:03:00Z">
        <w:r w:rsidR="00371030">
          <w:t xml:space="preserve">, </w:t>
        </w:r>
      </w:ins>
      <w:ins w:id="73" w:author="Joe Boyd" w:date="2025-03-31T16:02:00Z" w16du:dateUtc="2025-03-31T23:02:00Z">
        <w:r>
          <w:t xml:space="preserve"> websites</w:t>
        </w:r>
      </w:ins>
      <w:ins w:id="74" w:author="Joe Boyd" w:date="2025-03-31T16:03:00Z" w16du:dateUtc="2025-03-31T23:03:00Z">
        <w:r w:rsidR="00371030">
          <w:t xml:space="preserve">, </w:t>
        </w:r>
      </w:ins>
      <w:proofErr w:type="spellStart"/>
      <w:ins w:id="75" w:author="Joe Boyd" w:date="2025-03-31T16:02:00Z" w16du:dateUtc="2025-03-31T23:02:00Z">
        <w:r w:rsidR="00371030" w:rsidRPr="00371030">
          <w:t>eNewsletters</w:t>
        </w:r>
      </w:ins>
      <w:proofErr w:type="spellEnd"/>
      <w:ins w:id="76" w:author="Joe Boyd" w:date="2025-03-31T16:03:00Z" w16du:dateUtc="2025-03-31T23:03:00Z">
        <w:r w:rsidR="00371030">
          <w:t>)</w:t>
        </w:r>
      </w:ins>
    </w:p>
    <w:p w14:paraId="21818AB8" w14:textId="30928C0D" w:rsidR="00371030" w:rsidRDefault="00371030" w:rsidP="009B7F78">
      <w:pPr>
        <w:pStyle w:val="ListParagraph"/>
        <w:numPr>
          <w:ilvl w:val="1"/>
          <w:numId w:val="6"/>
        </w:numPr>
        <w:spacing w:after="0"/>
        <w:rPr>
          <w:ins w:id="77" w:author="Joe Boyd" w:date="2025-03-31T16:00:00Z" w16du:dateUtc="2025-03-31T23:00:00Z"/>
        </w:rPr>
      </w:pPr>
      <w:ins w:id="78" w:author="Joe Boyd" w:date="2025-03-31T16:03:00Z" w16du:dateUtc="2025-03-31T23:03:00Z">
        <w:r>
          <w:t>Company Sales Representatives</w:t>
        </w:r>
      </w:ins>
    </w:p>
    <w:p w14:paraId="1812323D" w14:textId="42E2AF7D" w:rsidR="009B7F78" w:rsidRDefault="003C0F22" w:rsidP="009B7F78">
      <w:pPr>
        <w:pStyle w:val="ListParagraph"/>
        <w:numPr>
          <w:ilvl w:val="1"/>
          <w:numId w:val="6"/>
        </w:numPr>
        <w:spacing w:after="0"/>
        <w:rPr>
          <w:ins w:id="79" w:author="Joe Boyd" w:date="2025-03-31T16:00:00Z" w16du:dateUtc="2025-03-31T23:00:00Z"/>
        </w:rPr>
      </w:pPr>
      <w:ins w:id="80" w:author="Joe Boyd" w:date="2025-03-31T16:01:00Z" w16du:dateUtc="2025-03-31T23:01:00Z">
        <w:r>
          <w:t>P</w:t>
        </w:r>
      </w:ins>
      <w:ins w:id="81" w:author="Joe Boyd" w:date="2025-03-31T16:00:00Z" w16du:dateUtc="2025-03-31T23:00:00Z">
        <w:r w:rsidR="009B7F78">
          <w:t>rofessional pharmaceutical resources (Medscape, Doximity)</w:t>
        </w:r>
      </w:ins>
    </w:p>
    <w:p w14:paraId="0D1E0B88" w14:textId="3AC8D738" w:rsidR="009B7F78" w:rsidRDefault="003C0F22" w:rsidP="009B7F78">
      <w:pPr>
        <w:pStyle w:val="ListParagraph"/>
        <w:numPr>
          <w:ilvl w:val="1"/>
          <w:numId w:val="6"/>
        </w:numPr>
        <w:spacing w:after="0"/>
        <w:rPr>
          <w:ins w:id="82" w:author="Joe Boyd" w:date="2025-03-31T16:00:00Z" w16du:dateUtc="2025-03-31T23:00:00Z"/>
        </w:rPr>
      </w:pPr>
      <w:ins w:id="83" w:author="Joe Boyd" w:date="2025-03-31T16:01:00Z" w16du:dateUtc="2025-03-31T23:01:00Z">
        <w:r>
          <w:t>P</w:t>
        </w:r>
      </w:ins>
      <w:ins w:id="84" w:author="Joe Boyd" w:date="2025-03-31T16:00:00Z" w16du:dateUtc="2025-03-31T23:00:00Z">
        <w:r w:rsidR="009B7F78">
          <w:t>rofessional Guidelines (CDC/ACS/AAP)</w:t>
        </w:r>
      </w:ins>
    </w:p>
    <w:p w14:paraId="103614C6" w14:textId="2022909F" w:rsidR="009B7F78" w:rsidRDefault="003C0F22" w:rsidP="003C0F22">
      <w:pPr>
        <w:pStyle w:val="ListParagraph"/>
        <w:numPr>
          <w:ilvl w:val="1"/>
          <w:numId w:val="6"/>
        </w:numPr>
        <w:spacing w:after="0"/>
      </w:pPr>
      <w:ins w:id="85" w:author="Joe Boyd" w:date="2025-03-31T16:01:00Z" w16du:dateUtc="2025-03-31T23:01:00Z">
        <w:r>
          <w:t>L</w:t>
        </w:r>
      </w:ins>
      <w:ins w:id="86" w:author="Joe Boyd" w:date="2025-03-31T16:00:00Z" w16du:dateUtc="2025-03-31T23:00:00Z">
        <w:r w:rsidR="009B7F78">
          <w:t>ocal society meetings</w:t>
        </w:r>
      </w:ins>
    </w:p>
    <w:p w14:paraId="2D484E6F" w14:textId="7B8636D6" w:rsidR="00C456D7" w:rsidRPr="00C456D7" w:rsidDel="00371030" w:rsidRDefault="006732DD" w:rsidP="008A12AA">
      <w:pPr>
        <w:numPr>
          <w:ilvl w:val="0"/>
          <w:numId w:val="6"/>
        </w:numPr>
        <w:shd w:val="clear" w:color="auto" w:fill="FFFFFF"/>
        <w:spacing w:before="100" w:beforeAutospacing="1" w:after="0" w:afterAutospacing="1" w:line="240" w:lineRule="auto"/>
        <w:rPr>
          <w:del w:id="87" w:author="Joe Boyd" w:date="2025-03-31T16:04:00Z" w16du:dateUtc="2025-03-31T23:04:00Z"/>
        </w:rPr>
      </w:pPr>
      <w:del w:id="88" w:author="Joe Boyd" w:date="2025-03-31T16:04:00Z" w16du:dateUtc="2025-03-31T23:04:00Z">
        <w:r w:rsidRPr="006732DD" w:rsidDel="00371030">
          <w:rPr>
            <w:rFonts w:eastAsia="Times New Roman" w:cstheme="minorHAnsi"/>
            <w:color w:val="222222"/>
            <w:kern w:val="0"/>
            <w14:ligatures w14:val="none"/>
          </w:rPr>
          <w:delText>Is there anywhere else you look for educational information on the latest advancements in eyecare?</w:delText>
        </w:r>
      </w:del>
    </w:p>
    <w:p w14:paraId="15EE8A55" w14:textId="082BE6C7" w:rsidR="00F051E1" w:rsidRPr="00F051E1" w:rsidRDefault="00F051E1" w:rsidP="00F051E1">
      <w:pPr>
        <w:pStyle w:val="ListParagraph"/>
        <w:numPr>
          <w:ilvl w:val="0"/>
          <w:numId w:val="6"/>
        </w:numPr>
        <w:shd w:val="clear" w:color="auto" w:fill="FFFFFF"/>
        <w:spacing w:after="0" w:line="235" w:lineRule="atLeast"/>
        <w:rPr>
          <w:rFonts w:ascii="Calibri" w:eastAsia="Times New Roman" w:hAnsi="Calibri" w:cs="Calibri"/>
          <w:color w:val="222222"/>
          <w:kern w:val="0"/>
          <w14:ligatures w14:val="none"/>
        </w:rPr>
      </w:pPr>
      <w:r w:rsidRPr="00F051E1">
        <w:rPr>
          <w:rFonts w:ascii="Calibri" w:eastAsia="Times New Roman" w:hAnsi="Calibri" w:cs="Calibri"/>
          <w:color w:val="222222"/>
          <w:kern w:val="0"/>
          <w14:ligatures w14:val="none"/>
        </w:rPr>
        <w:t>Patient Management:</w:t>
      </w:r>
    </w:p>
    <w:p w14:paraId="7B3D9280" w14:textId="3B8606EA" w:rsidR="00F051E1" w:rsidRPr="00F051E1" w:rsidRDefault="00F051E1" w:rsidP="00BE7472">
      <w:pPr>
        <w:pStyle w:val="ListParagraph"/>
        <w:shd w:val="clear" w:color="auto" w:fill="FFFFFF"/>
        <w:spacing w:after="0" w:line="235" w:lineRule="atLeast"/>
        <w:rPr>
          <w:rFonts w:ascii="Calibri" w:eastAsia="Times New Roman" w:hAnsi="Calibri" w:cs="Calibri"/>
          <w:color w:val="222222"/>
          <w:kern w:val="0"/>
          <w14:ligatures w14:val="none"/>
        </w:rPr>
      </w:pPr>
      <w:r w:rsidRPr="00F051E1">
        <w:rPr>
          <w:rFonts w:ascii="Calibri" w:eastAsia="Times New Roman" w:hAnsi="Calibri" w:cs="Calibri"/>
          <w:color w:val="222222"/>
          <w:kern w:val="0"/>
          <w14:ligatures w14:val="none"/>
        </w:rPr>
        <w:t>Please list your eye care colleagues whom you</w:t>
      </w:r>
      <w:ins w:id="89" w:author="Joe Boyd" w:date="2025-03-31T16:06:00Z" w16du:dateUtc="2025-03-31T23:06:00Z">
        <w:r w:rsidR="00E10740">
          <w:rPr>
            <w:rFonts w:ascii="Calibri" w:eastAsia="Times New Roman" w:hAnsi="Calibri" w:cs="Calibri"/>
            <w:color w:val="222222"/>
            <w:kern w:val="0"/>
            <w14:ligatures w14:val="none"/>
          </w:rPr>
          <w:t xml:space="preserve"> interact with, feel comfortable discussing,</w:t>
        </w:r>
      </w:ins>
      <w:ins w:id="90" w:author="Joe Boyd" w:date="2025-03-31T16:05:00Z" w16du:dateUtc="2025-03-31T23:05:00Z">
        <w:r w:rsidR="003234EA">
          <w:rPr>
            <w:rFonts w:ascii="Calibri" w:eastAsia="Times New Roman" w:hAnsi="Calibri" w:cs="Calibri"/>
            <w:color w:val="222222"/>
            <w:kern w:val="0"/>
            <w14:ligatures w14:val="none"/>
          </w:rPr>
          <w:t xml:space="preserve"> or refer</w:t>
        </w:r>
        <w:r w:rsidR="003234EA" w:rsidRPr="003234EA">
          <w:rPr>
            <w:rFonts w:ascii="Calibri" w:eastAsia="Times New Roman" w:hAnsi="Calibri" w:cs="Calibri"/>
            <w:color w:val="222222"/>
            <w:kern w:val="0"/>
            <w14:ligatures w14:val="none"/>
          </w:rPr>
          <w:t xml:space="preserve"> </w:t>
        </w:r>
      </w:ins>
      <w:ins w:id="91" w:author="Joe Boyd" w:date="2025-03-31T16:06:00Z" w16du:dateUtc="2025-03-31T23:06:00Z">
        <w:r w:rsidR="00E10740">
          <w:rPr>
            <w:rFonts w:ascii="Calibri" w:eastAsia="Times New Roman" w:hAnsi="Calibri" w:cs="Calibri"/>
            <w:color w:val="222222"/>
            <w:kern w:val="0"/>
            <w14:ligatures w14:val="none"/>
          </w:rPr>
          <w:t xml:space="preserve">patients </w:t>
        </w:r>
      </w:ins>
      <w:ins w:id="92" w:author="Joe Boyd" w:date="2025-03-31T16:05:00Z" w16du:dateUtc="2025-03-31T23:05:00Z">
        <w:r w:rsidR="003234EA" w:rsidRPr="003234EA">
          <w:rPr>
            <w:rFonts w:ascii="Calibri" w:eastAsia="Times New Roman" w:hAnsi="Calibri" w:cs="Calibri"/>
            <w:color w:val="222222"/>
            <w:kern w:val="0"/>
            <w14:ligatures w14:val="none"/>
          </w:rPr>
          <w:t xml:space="preserve">for the management of patients with </w:t>
        </w:r>
      </w:ins>
      <w:ins w:id="93" w:author="Joe Boyd" w:date="2025-03-31T16:07:00Z" w16du:dateUtc="2025-03-31T23:07:00Z">
        <w:r w:rsidR="00390F5E">
          <w:rPr>
            <w:rFonts w:ascii="Calibri" w:eastAsia="Times New Roman" w:hAnsi="Calibri" w:cs="Calibri"/>
            <w:color w:val="222222"/>
            <w:kern w:val="0"/>
            <w14:ligatures w14:val="none"/>
          </w:rPr>
          <w:t>dry eye disease (</w:t>
        </w:r>
      </w:ins>
      <w:ins w:id="94" w:author="Joe Boyd" w:date="2025-03-31T16:05:00Z" w16du:dateUtc="2025-03-31T23:05:00Z">
        <w:r w:rsidR="003234EA" w:rsidRPr="003234EA">
          <w:rPr>
            <w:rFonts w:ascii="Calibri" w:eastAsia="Times New Roman" w:hAnsi="Calibri" w:cs="Calibri"/>
            <w:color w:val="222222"/>
            <w:kern w:val="0"/>
            <w14:ligatures w14:val="none"/>
          </w:rPr>
          <w:t>DED</w:t>
        </w:r>
      </w:ins>
      <w:ins w:id="95" w:author="Joe Boyd" w:date="2025-03-31T16:07:00Z" w16du:dateUtc="2025-03-31T23:07:00Z">
        <w:r w:rsidR="00390F5E">
          <w:rPr>
            <w:rFonts w:ascii="Calibri" w:eastAsia="Times New Roman" w:hAnsi="Calibri" w:cs="Calibri"/>
            <w:color w:val="222222"/>
            <w:kern w:val="0"/>
            <w14:ligatures w14:val="none"/>
          </w:rPr>
          <w:t xml:space="preserve">). </w:t>
        </w:r>
      </w:ins>
      <w:del w:id="96" w:author="Joe Boyd" w:date="2025-03-31T16:07:00Z" w16du:dateUtc="2025-03-31T23:07:00Z">
        <w:r w:rsidRPr="00F051E1" w:rsidDel="00390F5E">
          <w:rPr>
            <w:rFonts w:ascii="Calibri" w:eastAsia="Times New Roman" w:hAnsi="Calibri" w:cs="Calibri"/>
            <w:color w:val="222222"/>
            <w:kern w:val="0"/>
            <w14:ligatures w14:val="none"/>
          </w:rPr>
          <w:delText xml:space="preserve"> </w:delText>
        </w:r>
        <w:commentRangeStart w:id="97"/>
        <w:commentRangeStart w:id="98"/>
        <w:commentRangeStart w:id="99"/>
        <w:commentRangeStart w:id="100"/>
        <w:r w:rsidRPr="00F051E1" w:rsidDel="00390F5E">
          <w:rPr>
            <w:rFonts w:ascii="Calibri" w:eastAsia="Times New Roman" w:hAnsi="Calibri" w:cs="Calibri"/>
            <w:color w:val="222222"/>
            <w:kern w:val="0"/>
            <w14:ligatures w14:val="none"/>
          </w:rPr>
          <w:delText xml:space="preserve">regularly </w:delText>
        </w:r>
        <w:commentRangeEnd w:id="97"/>
        <w:r w:rsidR="00F70FD6" w:rsidDel="00390F5E">
          <w:rPr>
            <w:rStyle w:val="CommentReference"/>
          </w:rPr>
          <w:commentReference w:id="97"/>
        </w:r>
        <w:commentRangeEnd w:id="98"/>
        <w:r w:rsidR="00F70FD6" w:rsidDel="00390F5E">
          <w:rPr>
            <w:rStyle w:val="CommentReference"/>
          </w:rPr>
          <w:commentReference w:id="98"/>
        </w:r>
        <w:commentRangeEnd w:id="99"/>
        <w:r w:rsidR="009E1B22" w:rsidDel="00390F5E">
          <w:rPr>
            <w:rStyle w:val="CommentReference"/>
          </w:rPr>
          <w:commentReference w:id="99"/>
        </w:r>
      </w:del>
      <w:commentRangeEnd w:id="100"/>
      <w:r w:rsidR="00390F5E">
        <w:rPr>
          <w:rStyle w:val="CommentReference"/>
        </w:rPr>
        <w:commentReference w:id="100"/>
      </w:r>
      <w:del w:id="101" w:author="Joe Boyd" w:date="2025-03-31T16:07:00Z" w16du:dateUtc="2025-03-31T23:07:00Z">
        <w:r w:rsidRPr="00F051E1" w:rsidDel="00390F5E">
          <w:rPr>
            <w:rFonts w:ascii="Calibri" w:eastAsia="Times New Roman" w:hAnsi="Calibri" w:cs="Calibri"/>
            <w:color w:val="222222"/>
            <w:kern w:val="0"/>
            <w14:ligatures w14:val="none"/>
          </w:rPr>
          <w:delText>interact with and feel comfortable </w:delText>
        </w:r>
        <w:r w:rsidRPr="00F051E1" w:rsidDel="00390F5E">
          <w:rPr>
            <w:rFonts w:ascii="Calibri" w:eastAsia="Times New Roman" w:hAnsi="Calibri" w:cs="Calibri"/>
            <w:b/>
            <w:bCs/>
            <w:color w:val="222222"/>
            <w:kern w:val="0"/>
            <w14:ligatures w14:val="none"/>
          </w:rPr>
          <w:delText>discussing the management of patients</w:delText>
        </w:r>
        <w:r w:rsidRPr="00F051E1" w:rsidDel="00390F5E">
          <w:rPr>
            <w:rFonts w:ascii="Calibri" w:eastAsia="Times New Roman" w:hAnsi="Calibri" w:cs="Calibri"/>
            <w:color w:val="222222"/>
            <w:kern w:val="0"/>
            <w14:ligatures w14:val="none"/>
          </w:rPr>
          <w:delText> with dry eye disease</w:delText>
        </w:r>
      </w:del>
      <w:r w:rsidRPr="00F051E1">
        <w:rPr>
          <w:rFonts w:ascii="Calibri" w:eastAsia="Times New Roman" w:hAnsi="Calibri" w:cs="Calibri"/>
          <w:color w:val="222222"/>
          <w:kern w:val="0"/>
          <w14:ligatures w14:val="none"/>
        </w:rPr>
        <w:t>.</w:t>
      </w:r>
    </w:p>
    <w:p w14:paraId="042A3E7A" w14:textId="7B80F54E" w:rsidR="00F051E1" w:rsidRPr="00F051E1" w:rsidRDefault="00F051E1" w:rsidP="00F051E1">
      <w:pPr>
        <w:shd w:val="clear" w:color="auto" w:fill="FFFFFF"/>
        <w:spacing w:after="0" w:line="235" w:lineRule="atLeast"/>
        <w:ind w:left="1440"/>
        <w:rPr>
          <w:rFonts w:ascii="Calibri" w:eastAsia="Times New Roman" w:hAnsi="Calibri" w:cs="Calibri"/>
          <w:color w:val="222222"/>
          <w:kern w:val="0"/>
          <w14:ligatures w14:val="none"/>
        </w:rPr>
      </w:pPr>
      <w:r w:rsidRPr="00F051E1">
        <w:rPr>
          <w:rFonts w:ascii="Calibri" w:eastAsia="Times New Roman" w:hAnsi="Calibri" w:cs="Calibri"/>
          <w:color w:val="222222"/>
          <w:kern w:val="0"/>
          <w14:ligatures w14:val="none"/>
        </w:rPr>
        <w:t>Colleague #1:*</w:t>
      </w:r>
    </w:p>
    <w:p w14:paraId="63AB791A" w14:textId="6ED73F55" w:rsidR="00F051E1" w:rsidRPr="00F051E1" w:rsidRDefault="00F051E1" w:rsidP="00F051E1">
      <w:pPr>
        <w:shd w:val="clear" w:color="auto" w:fill="FFFFFF"/>
        <w:spacing w:after="0" w:line="235" w:lineRule="atLeast"/>
        <w:ind w:left="1440"/>
        <w:rPr>
          <w:rFonts w:ascii="Calibri" w:eastAsia="Times New Roman" w:hAnsi="Calibri" w:cs="Calibri"/>
          <w:color w:val="222222"/>
          <w:kern w:val="0"/>
          <w14:ligatures w14:val="none"/>
        </w:rPr>
      </w:pPr>
      <w:r w:rsidRPr="00F051E1">
        <w:rPr>
          <w:rFonts w:ascii="Calibri" w:eastAsia="Times New Roman" w:hAnsi="Calibri" w:cs="Calibri"/>
          <w:color w:val="222222"/>
          <w:kern w:val="0"/>
          <w14:ligatures w14:val="none"/>
        </w:rPr>
        <w:t>Colleague #2:*</w:t>
      </w:r>
    </w:p>
    <w:p w14:paraId="4451CFC8" w14:textId="4E7B9B3E" w:rsidR="00F051E1" w:rsidRPr="00F051E1" w:rsidRDefault="00F051E1" w:rsidP="00F051E1">
      <w:pPr>
        <w:shd w:val="clear" w:color="auto" w:fill="FFFFFF"/>
        <w:spacing w:after="0" w:line="235" w:lineRule="atLeast"/>
        <w:ind w:left="1440"/>
        <w:rPr>
          <w:rFonts w:ascii="Calibri" w:eastAsia="Times New Roman" w:hAnsi="Calibri" w:cs="Calibri"/>
          <w:color w:val="222222"/>
          <w:kern w:val="0"/>
          <w14:ligatures w14:val="none"/>
        </w:rPr>
      </w:pPr>
      <w:r w:rsidRPr="00F051E1">
        <w:rPr>
          <w:rFonts w:ascii="Calibri" w:eastAsia="Times New Roman" w:hAnsi="Calibri" w:cs="Calibri"/>
          <w:color w:val="222222"/>
          <w:kern w:val="0"/>
          <w14:ligatures w14:val="none"/>
        </w:rPr>
        <w:t>Colleague #3:</w:t>
      </w:r>
    </w:p>
    <w:p w14:paraId="119D16BB" w14:textId="77777777" w:rsidR="00F051E1" w:rsidRPr="00F051E1" w:rsidRDefault="00F051E1" w:rsidP="00F051E1">
      <w:pPr>
        <w:pStyle w:val="ListParagraph"/>
        <w:shd w:val="clear" w:color="auto" w:fill="FFFFFF"/>
        <w:spacing w:after="0" w:line="235" w:lineRule="atLeast"/>
        <w:ind w:left="1440"/>
        <w:rPr>
          <w:rFonts w:ascii="Calibri" w:eastAsia="Times New Roman" w:hAnsi="Calibri" w:cs="Calibri"/>
          <w:color w:val="222222"/>
          <w:kern w:val="0"/>
          <w14:ligatures w14:val="none"/>
        </w:rPr>
      </w:pPr>
      <w:r w:rsidRPr="00F051E1">
        <w:rPr>
          <w:rFonts w:ascii="Calibri" w:eastAsia="Times New Roman" w:hAnsi="Calibri" w:cs="Calibri"/>
          <w:color w:val="222222"/>
          <w:kern w:val="0"/>
          <w14:ligatures w14:val="none"/>
        </w:rPr>
        <w:t>Colleague #4:</w:t>
      </w:r>
    </w:p>
    <w:p w14:paraId="527DCD10" w14:textId="77777777" w:rsidR="00F051E1" w:rsidRPr="00F051E1" w:rsidRDefault="00F051E1" w:rsidP="00F051E1">
      <w:pPr>
        <w:pStyle w:val="ListParagraph"/>
        <w:shd w:val="clear" w:color="auto" w:fill="FFFFFF"/>
        <w:spacing w:after="0" w:line="235" w:lineRule="atLeast"/>
        <w:ind w:left="1440"/>
        <w:rPr>
          <w:rFonts w:ascii="Calibri" w:eastAsia="Times New Roman" w:hAnsi="Calibri" w:cs="Calibri"/>
          <w:color w:val="222222"/>
          <w:kern w:val="0"/>
          <w14:ligatures w14:val="none"/>
        </w:rPr>
      </w:pPr>
      <w:r w:rsidRPr="00F051E1">
        <w:rPr>
          <w:rFonts w:ascii="Calibri" w:eastAsia="Times New Roman" w:hAnsi="Calibri" w:cs="Calibri"/>
          <w:color w:val="222222"/>
          <w:kern w:val="0"/>
          <w14:ligatures w14:val="none"/>
        </w:rPr>
        <w:t>Colleague #5:</w:t>
      </w:r>
    </w:p>
    <w:p w14:paraId="4F49E51A" w14:textId="41751BDB" w:rsidR="008F4FD2" w:rsidRDefault="008F4FD2"/>
    <w:p w14:paraId="76D8045F" w14:textId="7FC1F7BC" w:rsidR="004B775C" w:rsidRPr="004B775C" w:rsidRDefault="00136AE7" w:rsidP="00502E49">
      <w:pPr>
        <w:pStyle w:val="ListParagraph"/>
        <w:numPr>
          <w:ilvl w:val="0"/>
          <w:numId w:val="6"/>
        </w:numPr>
        <w:spacing w:after="0"/>
      </w:pPr>
      <w:r>
        <w:t>Technical/Expert Advice</w:t>
      </w:r>
      <w:r w:rsidR="004B775C" w:rsidRPr="004B775C">
        <w:t>:</w:t>
      </w:r>
      <w:r w:rsidR="00A2080A">
        <w:t xml:space="preserve"> (*=mandatory)</w:t>
      </w:r>
    </w:p>
    <w:p w14:paraId="582CB4AF" w14:textId="31AC4BAF" w:rsidR="004B775C" w:rsidRDefault="004B775C" w:rsidP="004B775C">
      <w:pPr>
        <w:spacing w:after="0"/>
        <w:ind w:left="720"/>
      </w:pPr>
      <w:r w:rsidRPr="004B775C">
        <w:t>Please list eye</w:t>
      </w:r>
      <w:ins w:id="102" w:author="Joe Boyd" w:date="2025-03-31T16:08:00Z" w16du:dateUtc="2025-03-31T23:08:00Z">
        <w:r w:rsidR="00B22A6C">
          <w:t xml:space="preserve"> </w:t>
        </w:r>
      </w:ins>
      <w:r w:rsidRPr="004B775C">
        <w:t xml:space="preserve">care professionals </w:t>
      </w:r>
      <w:del w:id="103" w:author="Pillai, Monisha" w:date="2025-03-31T12:45:00Z" w16du:dateUtc="2025-03-31T16:45:00Z">
        <w:r w:rsidRPr="004B775C" w:rsidDel="00570B8F">
          <w:delText xml:space="preserve">with </w:delText>
        </w:r>
      </w:del>
      <w:r w:rsidRPr="004B775C">
        <w:t xml:space="preserve">whom you rely on for </w:t>
      </w:r>
      <w:r w:rsidRPr="005522B8">
        <w:rPr>
          <w:b/>
          <w:bCs/>
        </w:rPr>
        <w:t>technical/expert advice</w:t>
      </w:r>
      <w:r w:rsidRPr="004B775C">
        <w:t xml:space="preserve"> related to managing patients with dry eye disease</w:t>
      </w:r>
      <w:ins w:id="104" w:author="Joe Boyd" w:date="2025-03-31T16:14:00Z" w16du:dateUtc="2025-03-31T23:14:00Z">
        <w:r w:rsidR="00A071BD">
          <w:t xml:space="preserve"> (DED)</w:t>
        </w:r>
      </w:ins>
      <w:ins w:id="105" w:author="Pillai, Monisha" w:date="2025-03-21T12:50:00Z" w16du:dateUtc="2025-03-21T16:50:00Z">
        <w:r w:rsidR="00DE790A">
          <w:t>,</w:t>
        </w:r>
        <w:del w:id="106" w:author="Joe Boyd" w:date="2025-03-31T16:09:00Z" w16du:dateUtc="2025-03-31T23:09:00Z">
          <w:r w:rsidR="00DE790A" w:rsidDel="00B22A6C">
            <w:delText xml:space="preserve"> </w:delText>
          </w:r>
          <w:commentRangeStart w:id="107"/>
          <w:commentRangeStart w:id="108"/>
          <w:r w:rsidR="00DE790A" w:rsidDel="00B22A6C">
            <w:delText>and what kind of advice you turn to them for</w:delText>
          </w:r>
        </w:del>
      </w:ins>
      <w:r w:rsidRPr="004B775C">
        <w:t>.</w:t>
      </w:r>
      <w:r w:rsidR="00DE790A">
        <w:t xml:space="preserve"> </w:t>
      </w:r>
      <w:commentRangeEnd w:id="107"/>
      <w:r w:rsidR="00F70FD6">
        <w:rPr>
          <w:rStyle w:val="CommentReference"/>
        </w:rPr>
        <w:commentReference w:id="107"/>
      </w:r>
      <w:commentRangeEnd w:id="108"/>
      <w:r w:rsidR="0003121F">
        <w:rPr>
          <w:rStyle w:val="CommentReference"/>
        </w:rPr>
        <w:commentReference w:id="108"/>
      </w:r>
    </w:p>
    <w:p w14:paraId="02C77CB6" w14:textId="7E07B643" w:rsidR="002E58A5" w:rsidRDefault="002E58A5" w:rsidP="002E58A5">
      <w:pPr>
        <w:spacing w:after="0"/>
        <w:ind w:left="720"/>
      </w:pPr>
      <w:r>
        <w:tab/>
        <w:t>Leader #1:*</w:t>
      </w:r>
    </w:p>
    <w:p w14:paraId="3A0815DA" w14:textId="47311099" w:rsidR="002E58A5" w:rsidRDefault="002E58A5" w:rsidP="002E58A5">
      <w:pPr>
        <w:spacing w:after="0"/>
        <w:ind w:left="720"/>
      </w:pPr>
      <w:r>
        <w:tab/>
        <w:t>Leader #2:*</w:t>
      </w:r>
    </w:p>
    <w:p w14:paraId="633B2DD4" w14:textId="6E8C6B75" w:rsidR="002E58A5" w:rsidRDefault="002E58A5" w:rsidP="002E58A5">
      <w:pPr>
        <w:spacing w:after="0"/>
        <w:ind w:left="720"/>
      </w:pPr>
      <w:r>
        <w:tab/>
        <w:t>Leader #3:</w:t>
      </w:r>
    </w:p>
    <w:p w14:paraId="705A027E" w14:textId="4755979B" w:rsidR="002E58A5" w:rsidRDefault="002E58A5" w:rsidP="002E58A5">
      <w:pPr>
        <w:spacing w:after="0"/>
        <w:ind w:left="720" w:firstLine="720"/>
      </w:pPr>
      <w:r>
        <w:t>Leader #4:</w:t>
      </w:r>
    </w:p>
    <w:p w14:paraId="4ABE54C9" w14:textId="055F8023" w:rsidR="002E58A5" w:rsidRPr="004B775C" w:rsidRDefault="002E58A5" w:rsidP="00BF5095">
      <w:pPr>
        <w:spacing w:after="0"/>
        <w:ind w:left="720" w:firstLine="720"/>
      </w:pPr>
      <w:r>
        <w:t>Leader #5:</w:t>
      </w:r>
    </w:p>
    <w:p w14:paraId="353CBBA2" w14:textId="3C3B0D8A" w:rsidR="00FD3CB7" w:rsidRPr="004B775C" w:rsidRDefault="00136AE7" w:rsidP="00502E49">
      <w:pPr>
        <w:pStyle w:val="ListParagraph"/>
        <w:numPr>
          <w:ilvl w:val="0"/>
          <w:numId w:val="6"/>
        </w:numPr>
        <w:spacing w:after="0"/>
      </w:pPr>
      <w:commentRangeStart w:id="109"/>
      <w:commentRangeStart w:id="110"/>
      <w:commentRangeStart w:id="111"/>
      <w:commentRangeStart w:id="112"/>
      <w:r>
        <w:t>National/International</w:t>
      </w:r>
      <w:r w:rsidR="00FD3CB7" w:rsidRPr="004B775C">
        <w:t xml:space="preserve"> Leaders:</w:t>
      </w:r>
      <w:r w:rsidR="00A2080A">
        <w:t xml:space="preserve"> (*=mandatory)</w:t>
      </w:r>
      <w:commentRangeEnd w:id="109"/>
      <w:r w:rsidR="00F70FD6">
        <w:rPr>
          <w:rStyle w:val="CommentReference"/>
        </w:rPr>
        <w:commentReference w:id="109"/>
      </w:r>
      <w:commentRangeEnd w:id="110"/>
      <w:r w:rsidR="00F70FD6">
        <w:rPr>
          <w:rStyle w:val="CommentReference"/>
        </w:rPr>
        <w:commentReference w:id="110"/>
      </w:r>
      <w:commentRangeEnd w:id="111"/>
      <w:r w:rsidR="007A5F79">
        <w:rPr>
          <w:rStyle w:val="CommentReference"/>
        </w:rPr>
        <w:commentReference w:id="111"/>
      </w:r>
      <w:commentRangeEnd w:id="112"/>
      <w:r w:rsidR="00DE1E7B">
        <w:rPr>
          <w:rStyle w:val="CommentReference"/>
        </w:rPr>
        <w:commentReference w:id="112"/>
      </w:r>
    </w:p>
    <w:p w14:paraId="75F70CB1" w14:textId="602CB170" w:rsidR="00FD3CB7" w:rsidRDefault="00FD3CB7" w:rsidP="00FD3CB7">
      <w:pPr>
        <w:spacing w:after="0"/>
        <w:ind w:left="720"/>
      </w:pPr>
      <w:r w:rsidRPr="004B775C">
        <w:t>Please list eye</w:t>
      </w:r>
      <w:ins w:id="113" w:author="Joe Boyd" w:date="2025-03-31T16:08:00Z" w16du:dateUtc="2025-03-31T23:08:00Z">
        <w:r w:rsidR="00B22A6C">
          <w:t xml:space="preserve"> </w:t>
        </w:r>
      </w:ins>
      <w:r w:rsidRPr="004B775C">
        <w:t xml:space="preserve">care professionals you consider to be </w:t>
      </w:r>
      <w:r w:rsidRPr="005522B8">
        <w:rPr>
          <w:b/>
          <w:bCs/>
        </w:rPr>
        <w:t>national and/or international leaders</w:t>
      </w:r>
      <w:r w:rsidRPr="004B775C">
        <w:t xml:space="preserve"> in the </w:t>
      </w:r>
      <w:commentRangeStart w:id="114"/>
      <w:commentRangeStart w:id="115"/>
      <w:del w:id="116" w:author="Joe Boyd" w:date="2025-03-31T16:10:00Z" w16du:dateUtc="2025-03-31T23:10:00Z">
        <w:r w:rsidRPr="004B775C" w:rsidDel="0003121F">
          <w:delText xml:space="preserve">research and/or </w:delText>
        </w:r>
      </w:del>
      <w:r w:rsidRPr="004B775C">
        <w:t xml:space="preserve">clinical management </w:t>
      </w:r>
      <w:commentRangeEnd w:id="114"/>
      <w:r w:rsidR="009E1B22">
        <w:rPr>
          <w:rStyle w:val="CommentReference"/>
        </w:rPr>
        <w:commentReference w:id="114"/>
      </w:r>
      <w:commentRangeEnd w:id="115"/>
      <w:r w:rsidR="0021447B">
        <w:rPr>
          <w:rStyle w:val="CommentReference"/>
        </w:rPr>
        <w:commentReference w:id="115"/>
      </w:r>
      <w:ins w:id="117" w:author="Joe Boyd" w:date="2025-03-31T16:10:00Z" w16du:dateUtc="2025-03-31T23:10:00Z">
        <w:r w:rsidR="0003121F">
          <w:t xml:space="preserve">and/or </w:t>
        </w:r>
        <w:r w:rsidR="0003121F" w:rsidRPr="004B775C">
          <w:t xml:space="preserve">research </w:t>
        </w:r>
      </w:ins>
      <w:r w:rsidRPr="004B775C">
        <w:t>of patients with dry eye disease</w:t>
      </w:r>
      <w:ins w:id="118" w:author="Joe Boyd" w:date="2025-03-31T16:14:00Z" w16du:dateUtc="2025-03-31T23:14:00Z">
        <w:r w:rsidR="00A071BD">
          <w:t xml:space="preserve"> (DED)</w:t>
        </w:r>
      </w:ins>
      <w:r w:rsidRPr="004B775C">
        <w:t>.</w:t>
      </w:r>
    </w:p>
    <w:p w14:paraId="5B6CC279" w14:textId="77777777" w:rsidR="00BF5095" w:rsidRDefault="00BF5095" w:rsidP="00BF5095">
      <w:pPr>
        <w:spacing w:after="0"/>
        <w:ind w:left="720" w:firstLine="720"/>
      </w:pPr>
      <w:r>
        <w:t>Leader #1:*</w:t>
      </w:r>
    </w:p>
    <w:p w14:paraId="766D847B" w14:textId="77777777" w:rsidR="00BF5095" w:rsidRDefault="00BF5095" w:rsidP="00BF5095">
      <w:pPr>
        <w:spacing w:after="0"/>
        <w:ind w:left="720"/>
      </w:pPr>
      <w:r>
        <w:tab/>
        <w:t>Leader #2:*</w:t>
      </w:r>
    </w:p>
    <w:p w14:paraId="62804B6E" w14:textId="77777777" w:rsidR="00BF5095" w:rsidRDefault="00BF5095" w:rsidP="00BF5095">
      <w:pPr>
        <w:spacing w:after="0"/>
        <w:ind w:left="720"/>
      </w:pPr>
      <w:r>
        <w:tab/>
        <w:t>Leader #3:</w:t>
      </w:r>
    </w:p>
    <w:p w14:paraId="6EDAB8C3" w14:textId="77777777" w:rsidR="00BF5095" w:rsidRDefault="00BF5095" w:rsidP="00BF5095">
      <w:pPr>
        <w:spacing w:after="0"/>
        <w:ind w:left="720" w:firstLine="720"/>
      </w:pPr>
      <w:r>
        <w:t>Leader #4:</w:t>
      </w:r>
    </w:p>
    <w:p w14:paraId="48F789C2" w14:textId="09A0D268" w:rsidR="00BF5095" w:rsidRPr="004B775C" w:rsidRDefault="00BF5095" w:rsidP="00BF5095">
      <w:pPr>
        <w:spacing w:after="0"/>
        <w:ind w:left="720" w:firstLine="720"/>
      </w:pPr>
      <w:r>
        <w:t>Leader #5:</w:t>
      </w:r>
    </w:p>
    <w:p w14:paraId="057BC6A6" w14:textId="070CDA60" w:rsidR="004B775C" w:rsidRPr="004B775C" w:rsidRDefault="00BF5095" w:rsidP="00502E49">
      <w:pPr>
        <w:pStyle w:val="ListParagraph"/>
        <w:numPr>
          <w:ilvl w:val="0"/>
          <w:numId w:val="6"/>
        </w:numPr>
        <w:spacing w:after="0"/>
      </w:pPr>
      <w:r>
        <w:t>Future Leaders</w:t>
      </w:r>
      <w:r w:rsidR="004B775C" w:rsidRPr="004B775C">
        <w:t>:</w:t>
      </w:r>
      <w:r w:rsidR="00A2080A">
        <w:t xml:space="preserve"> (*=mandatory)</w:t>
      </w:r>
    </w:p>
    <w:p w14:paraId="78808A8B" w14:textId="0C37626B" w:rsidR="004B775C" w:rsidRDefault="004B775C" w:rsidP="004B775C">
      <w:pPr>
        <w:spacing w:after="0"/>
        <w:ind w:left="720"/>
      </w:pPr>
      <w:r w:rsidRPr="004B775C">
        <w:t>Please list any eye</w:t>
      </w:r>
      <w:ins w:id="119" w:author="Joe Boyd" w:date="2025-03-31T16:08:00Z" w16du:dateUtc="2025-03-31T23:08:00Z">
        <w:r w:rsidR="00B22A6C">
          <w:t xml:space="preserve"> </w:t>
        </w:r>
      </w:ins>
      <w:r w:rsidRPr="004B775C">
        <w:t xml:space="preserve">care professionals </w:t>
      </w:r>
      <w:ins w:id="120" w:author="Joe Boyd" w:date="2025-03-31T16:13:00Z" w16du:dateUtc="2025-03-31T23:13:00Z">
        <w:r w:rsidR="0021447B" w:rsidRPr="0021447B">
          <w:t xml:space="preserve">you feel have the potential to become FUTURE thought leaders or </w:t>
        </w:r>
        <w:r w:rsidR="0021447B">
          <w:t>R</w:t>
        </w:r>
        <w:r w:rsidR="0021447B" w:rsidRPr="0021447B">
          <w:t xml:space="preserve">ising </w:t>
        </w:r>
        <w:r w:rsidR="0021447B">
          <w:t>S</w:t>
        </w:r>
        <w:r w:rsidR="0021447B" w:rsidRPr="0021447B">
          <w:t xml:space="preserve">tars in </w:t>
        </w:r>
        <w:r w:rsidR="00A071BD">
          <w:t>dry eye disease (DED)</w:t>
        </w:r>
        <w:r w:rsidR="0021447B" w:rsidRPr="0021447B">
          <w:t>within the next 5 years</w:t>
        </w:r>
        <w:r w:rsidR="0021447B">
          <w:t xml:space="preserve">  </w:t>
        </w:r>
      </w:ins>
      <w:commentRangeStart w:id="121"/>
      <w:commentRangeStart w:id="122"/>
      <w:del w:id="123" w:author="Joe Boyd" w:date="2025-03-31T16:13:00Z" w16du:dateUtc="2025-03-31T23:13:00Z">
        <w:r w:rsidRPr="004B775C" w:rsidDel="00A071BD">
          <w:delText xml:space="preserve">beginning to make a name for the treatment of dry eye </w:delText>
        </w:r>
        <w:commentRangeEnd w:id="121"/>
        <w:r w:rsidR="009E1B22" w:rsidDel="00A071BD">
          <w:rPr>
            <w:rStyle w:val="CommentReference"/>
          </w:rPr>
          <w:commentReference w:id="121"/>
        </w:r>
      </w:del>
      <w:commentRangeEnd w:id="122"/>
      <w:r w:rsidR="00A071BD">
        <w:rPr>
          <w:rStyle w:val="CommentReference"/>
        </w:rPr>
        <w:commentReference w:id="122"/>
      </w:r>
      <w:del w:id="124" w:author="Joe Boyd" w:date="2025-03-31T16:13:00Z" w16du:dateUtc="2025-03-31T23:13:00Z">
        <w:r w:rsidRPr="004B775C" w:rsidDel="00A071BD">
          <w:delText xml:space="preserve">disease, and you feel could become a </w:delText>
        </w:r>
        <w:r w:rsidRPr="007A5FAD" w:rsidDel="00A071BD">
          <w:rPr>
            <w:b/>
            <w:bCs/>
          </w:rPr>
          <w:delText xml:space="preserve">future clinical </w:delText>
        </w:r>
      </w:del>
      <w:commentRangeStart w:id="125"/>
      <w:commentRangeStart w:id="126"/>
      <w:ins w:id="127" w:author="Pillai, Monisha" w:date="2025-03-21T12:47:00Z" w16du:dateUtc="2025-03-21T16:47:00Z">
        <w:del w:id="128" w:author="Joe Boyd" w:date="2025-03-31T16:13:00Z" w16du:dateUtc="2025-03-31T23:13:00Z">
          <w:r w:rsidR="00DE790A" w:rsidDel="00A071BD">
            <w:rPr>
              <w:b/>
              <w:bCs/>
            </w:rPr>
            <w:delText>dry eye</w:delText>
          </w:r>
          <w:r w:rsidR="00DE790A" w:rsidRPr="007A5FAD" w:rsidDel="00A071BD">
            <w:rPr>
              <w:b/>
              <w:bCs/>
            </w:rPr>
            <w:delText xml:space="preserve"> </w:delText>
          </w:r>
        </w:del>
      </w:ins>
      <w:commentRangeEnd w:id="125"/>
      <w:ins w:id="129" w:author="Pillai, Monisha" w:date="2025-03-25T12:01:00Z" w16du:dateUtc="2025-03-25T16:01:00Z">
        <w:del w:id="130" w:author="Joe Boyd" w:date="2025-03-31T16:13:00Z" w16du:dateUtc="2025-03-31T23:13:00Z">
          <w:r w:rsidR="009E1B22" w:rsidDel="00A071BD">
            <w:rPr>
              <w:rStyle w:val="CommentReference"/>
            </w:rPr>
            <w:commentReference w:id="125"/>
          </w:r>
        </w:del>
      </w:ins>
      <w:commentRangeEnd w:id="126"/>
      <w:r w:rsidR="00A071BD">
        <w:rPr>
          <w:rStyle w:val="CommentReference"/>
        </w:rPr>
        <w:commentReference w:id="126"/>
      </w:r>
      <w:del w:id="131" w:author="Joe Boyd" w:date="2025-03-31T16:13:00Z" w16du:dateUtc="2025-03-31T23:13:00Z">
        <w:r w:rsidRPr="007A5FAD" w:rsidDel="00A071BD">
          <w:rPr>
            <w:b/>
            <w:bCs/>
          </w:rPr>
          <w:delText>thought leader</w:delText>
        </w:r>
        <w:r w:rsidRPr="004B775C" w:rsidDel="00A071BD">
          <w:delText xml:space="preserve"> over the next five years.</w:delText>
        </w:r>
      </w:del>
    </w:p>
    <w:p w14:paraId="7FF45B23" w14:textId="55796B2F" w:rsidR="00E724CF" w:rsidRDefault="00E724CF" w:rsidP="00E724CF">
      <w:pPr>
        <w:spacing w:after="0"/>
        <w:ind w:left="720" w:firstLine="720"/>
      </w:pPr>
      <w:r>
        <w:t>Rising star #1:*</w:t>
      </w:r>
    </w:p>
    <w:p w14:paraId="5C593CD5" w14:textId="2F129835" w:rsidR="00E724CF" w:rsidRDefault="00E724CF" w:rsidP="00E724CF">
      <w:pPr>
        <w:spacing w:after="0"/>
        <w:ind w:left="720"/>
      </w:pPr>
      <w:r>
        <w:tab/>
        <w:t>Rising star #2:*</w:t>
      </w:r>
    </w:p>
    <w:p w14:paraId="667F9F9A" w14:textId="1FCAFECE" w:rsidR="00E724CF" w:rsidRDefault="00E724CF" w:rsidP="00E724CF">
      <w:pPr>
        <w:spacing w:after="0"/>
        <w:ind w:left="720"/>
      </w:pPr>
      <w:r>
        <w:tab/>
        <w:t>Rising star #3:</w:t>
      </w:r>
    </w:p>
    <w:p w14:paraId="491ACA2F" w14:textId="4C5A0EDD" w:rsidR="00E724CF" w:rsidRDefault="00E724CF" w:rsidP="00E724CF">
      <w:pPr>
        <w:spacing w:after="0"/>
        <w:ind w:left="720" w:firstLine="720"/>
      </w:pPr>
      <w:r>
        <w:lastRenderedPageBreak/>
        <w:t>Rising star #4:</w:t>
      </w:r>
    </w:p>
    <w:p w14:paraId="3E1046D8" w14:textId="31F84CC2" w:rsidR="00241FCC" w:rsidRDefault="00E724CF" w:rsidP="00E724CF">
      <w:pPr>
        <w:spacing w:after="0"/>
        <w:ind w:left="720" w:firstLine="720"/>
      </w:pPr>
      <w:r>
        <w:t>Rising star #5:</w:t>
      </w:r>
    </w:p>
    <w:p w14:paraId="1E47F388" w14:textId="2EEB5B39" w:rsidR="004B775C" w:rsidRDefault="00373BD6" w:rsidP="00DE790A">
      <w:pPr>
        <w:pStyle w:val="ListParagraph"/>
        <w:numPr>
          <w:ilvl w:val="0"/>
          <w:numId w:val="6"/>
        </w:numPr>
        <w:spacing w:after="0"/>
      </w:pPr>
      <w:r>
        <w:t>Social Media Influencers</w:t>
      </w:r>
      <w:r w:rsidR="004B775C">
        <w:t>:</w:t>
      </w:r>
      <w:r w:rsidR="00A2080A">
        <w:t xml:space="preserve"> </w:t>
      </w:r>
      <w:r w:rsidR="004B775C" w:rsidRPr="004B775C">
        <w:t xml:space="preserve">Please list </w:t>
      </w:r>
      <w:r w:rsidR="00FD3CB7">
        <w:t xml:space="preserve">the </w:t>
      </w:r>
      <w:r w:rsidR="00FD3CB7" w:rsidRPr="00DE790A">
        <w:rPr>
          <w:b/>
          <w:bCs/>
        </w:rPr>
        <w:t>eye</w:t>
      </w:r>
      <w:ins w:id="132" w:author="Joe Boyd" w:date="2025-03-31T16:14:00Z" w16du:dateUtc="2025-03-31T23:14:00Z">
        <w:r w:rsidR="00A071BD">
          <w:rPr>
            <w:b/>
            <w:bCs/>
          </w:rPr>
          <w:t xml:space="preserve"> </w:t>
        </w:r>
      </w:ins>
      <w:r w:rsidR="00FD3CB7" w:rsidRPr="00DE790A">
        <w:rPr>
          <w:b/>
          <w:bCs/>
        </w:rPr>
        <w:t>care</w:t>
      </w:r>
      <w:r w:rsidR="004B775C" w:rsidRPr="00DE790A">
        <w:rPr>
          <w:b/>
          <w:bCs/>
        </w:rPr>
        <w:t xml:space="preserve"> professionals you </w:t>
      </w:r>
      <w:ins w:id="133" w:author="Joe Boyd" w:date="2025-03-31T16:16:00Z" w16du:dateUtc="2025-03-31T23:16:00Z">
        <w:r w:rsidR="004E638C">
          <w:rPr>
            <w:b/>
            <w:bCs/>
          </w:rPr>
          <w:t xml:space="preserve">follow </w:t>
        </w:r>
      </w:ins>
      <w:del w:id="134" w:author="Pillai, Monisha" w:date="2025-03-31T12:41:00Z" w16du:dateUtc="2025-03-31T16:41:00Z">
        <w:r w:rsidR="00FD3CB7" w:rsidRPr="00DE790A" w:rsidDel="005C1D7E">
          <w:rPr>
            <w:b/>
            <w:bCs/>
          </w:rPr>
          <w:delText xml:space="preserve">follow </w:delText>
        </w:r>
      </w:del>
      <w:ins w:id="135" w:author="Pillai, Monisha" w:date="2025-03-31T12:41:00Z" w16du:dateUtc="2025-03-31T16:41:00Z">
        <w:del w:id="136" w:author="Joe Boyd" w:date="2025-03-31T16:16:00Z" w16du:dateUtc="2025-03-31T23:16:00Z">
          <w:r w:rsidR="005C1D7E" w:rsidDel="004E638C">
            <w:rPr>
              <w:b/>
              <w:bCs/>
            </w:rPr>
            <w:delText xml:space="preserve">engage </w:delText>
          </w:r>
          <w:commentRangeStart w:id="137"/>
          <w:commentRangeStart w:id="138"/>
          <w:r w:rsidR="005C1D7E" w:rsidDel="004E638C">
            <w:rPr>
              <w:b/>
              <w:bCs/>
            </w:rPr>
            <w:delText>with</w:delText>
          </w:r>
        </w:del>
      </w:ins>
      <w:commentRangeEnd w:id="137"/>
      <w:ins w:id="139" w:author="Pillai, Monisha" w:date="2025-03-31T12:42:00Z" w16du:dateUtc="2025-03-31T16:42:00Z">
        <w:del w:id="140" w:author="Joe Boyd" w:date="2025-03-31T16:16:00Z" w16du:dateUtc="2025-03-31T23:16:00Z">
          <w:r w:rsidR="005C1D7E" w:rsidDel="004E638C">
            <w:rPr>
              <w:rStyle w:val="CommentReference"/>
            </w:rPr>
            <w:commentReference w:id="137"/>
          </w:r>
        </w:del>
      </w:ins>
      <w:commentRangeEnd w:id="138"/>
      <w:del w:id="141" w:author="Joe Boyd" w:date="2025-03-31T16:16:00Z" w16du:dateUtc="2025-03-31T23:16:00Z">
        <w:r w:rsidR="00320FDB" w:rsidDel="004E638C">
          <w:rPr>
            <w:rStyle w:val="CommentReference"/>
          </w:rPr>
          <w:commentReference w:id="138"/>
        </w:r>
      </w:del>
      <w:ins w:id="142" w:author="Pillai, Monisha" w:date="2025-03-31T12:41:00Z" w16du:dateUtc="2025-03-31T16:41:00Z">
        <w:del w:id="143" w:author="Joe Boyd" w:date="2025-03-31T16:16:00Z" w16du:dateUtc="2025-03-31T23:16:00Z">
          <w:r w:rsidR="005C1D7E" w:rsidRPr="00DE790A" w:rsidDel="004E638C">
            <w:rPr>
              <w:b/>
              <w:bCs/>
            </w:rPr>
            <w:delText xml:space="preserve"> </w:delText>
          </w:r>
        </w:del>
      </w:ins>
      <w:r w:rsidR="00FD3CB7" w:rsidRPr="00DE790A">
        <w:rPr>
          <w:b/>
          <w:bCs/>
        </w:rPr>
        <w:t xml:space="preserve">most often </w:t>
      </w:r>
      <w:r w:rsidR="00FD3CB7">
        <w:t>on</w:t>
      </w:r>
      <w:r w:rsidR="004B775C">
        <w:t xml:space="preserve"> social media</w:t>
      </w:r>
      <w:r w:rsidR="00FD3CB7">
        <w:t xml:space="preserve">, </w:t>
      </w:r>
      <w:ins w:id="144" w:author="Pillai, Monisha" w:date="2025-03-31T12:43:00Z" w16du:dateUtc="2025-03-31T16:43:00Z">
        <w:r w:rsidR="00FB2090">
          <w:t xml:space="preserve">(including </w:t>
        </w:r>
      </w:ins>
      <w:r w:rsidR="00FD3CB7">
        <w:t>YouTube,</w:t>
      </w:r>
      <w:r w:rsidR="004B775C">
        <w:t xml:space="preserve"> </w:t>
      </w:r>
      <w:del w:id="145" w:author="Pillai, Monisha" w:date="2025-03-31T12:43:00Z" w16du:dateUtc="2025-03-31T16:43:00Z">
        <w:r w:rsidR="004B775C" w:rsidDel="00FB2090">
          <w:delText xml:space="preserve">or </w:delText>
        </w:r>
      </w:del>
      <w:r w:rsidR="004B775C">
        <w:t>podcasts</w:t>
      </w:r>
      <w:ins w:id="146" w:author="Joe Boyd" w:date="2025-03-31T16:15:00Z" w16du:dateUtc="2025-03-31T23:15:00Z">
        <w:r w:rsidR="009A5C49">
          <w:t xml:space="preserve">, </w:t>
        </w:r>
        <w:r w:rsidR="00320FDB">
          <w:t xml:space="preserve">or </w:t>
        </w:r>
        <w:r w:rsidR="009A5C49">
          <w:t>blogs</w:t>
        </w:r>
        <w:r w:rsidR="00320FDB">
          <w:t>)</w:t>
        </w:r>
      </w:ins>
      <w:ins w:id="147" w:author="Pillai, Monisha" w:date="2025-03-31T12:43:00Z" w16du:dateUtc="2025-03-31T16:43:00Z">
        <w:r w:rsidR="00FB2090">
          <w:t>)</w:t>
        </w:r>
      </w:ins>
      <w:r w:rsidR="004B775C">
        <w:t xml:space="preserve"> for </w:t>
      </w:r>
      <w:del w:id="148" w:author="Pillai, Monisha" w:date="2025-03-31T12:42:00Z" w16du:dateUtc="2025-03-31T16:42:00Z">
        <w:r w:rsidR="004B775C" w:rsidDel="005C1D7E">
          <w:delText xml:space="preserve">educational </w:delText>
        </w:r>
      </w:del>
      <w:ins w:id="149" w:author="Pillai, Monisha" w:date="2025-03-31T12:42:00Z" w16du:dateUtc="2025-03-31T16:42:00Z">
        <w:r w:rsidR="005C1D7E">
          <w:t>dry eye</w:t>
        </w:r>
      </w:ins>
      <w:ins w:id="150" w:author="Joe Boyd" w:date="2025-03-31T16:16:00Z" w16du:dateUtc="2025-03-31T23:16:00Z">
        <w:r w:rsidR="004E638C">
          <w:t xml:space="preserve"> </w:t>
        </w:r>
      </w:ins>
      <w:ins w:id="151" w:author="Joe Boyd" w:date="2025-03-31T16:15:00Z" w16du:dateUtc="2025-03-31T23:15:00Z">
        <w:r w:rsidR="00320FDB">
          <w:t>disease (DED)</w:t>
        </w:r>
      </w:ins>
      <w:ins w:id="152" w:author="Pillai, Monisha" w:date="2025-03-31T12:42:00Z" w16du:dateUtc="2025-03-31T16:42:00Z">
        <w:r w:rsidR="005C1D7E">
          <w:t xml:space="preserve"> </w:t>
        </w:r>
        <w:commentRangeStart w:id="153"/>
        <w:commentRangeStart w:id="154"/>
        <w:del w:id="155" w:author="Joe Boyd" w:date="2025-03-31T16:16:00Z" w16du:dateUtc="2025-03-31T23:16:00Z">
          <w:r w:rsidR="005C1D7E" w:rsidDel="004E638C">
            <w:delText>related</w:delText>
          </w:r>
          <w:commentRangeEnd w:id="153"/>
          <w:r w:rsidR="005C1D7E" w:rsidDel="004E638C">
            <w:rPr>
              <w:rStyle w:val="CommentReference"/>
            </w:rPr>
            <w:commentReference w:id="153"/>
          </w:r>
        </w:del>
      </w:ins>
      <w:commentRangeEnd w:id="154"/>
      <w:r w:rsidR="00C41453">
        <w:rPr>
          <w:rStyle w:val="CommentReference"/>
        </w:rPr>
        <w:commentReference w:id="154"/>
      </w:r>
      <w:ins w:id="156" w:author="Pillai, Monisha" w:date="2025-03-31T12:42:00Z" w16du:dateUtc="2025-03-31T16:42:00Z">
        <w:del w:id="157" w:author="Joe Boyd" w:date="2025-03-31T16:16:00Z" w16du:dateUtc="2025-03-31T23:16:00Z">
          <w:r w:rsidR="005C1D7E" w:rsidDel="004E638C">
            <w:delText xml:space="preserve"> </w:delText>
          </w:r>
        </w:del>
      </w:ins>
      <w:r w:rsidR="004B775C">
        <w:t>content</w:t>
      </w:r>
      <w:r w:rsidR="004B775C" w:rsidRPr="004B775C">
        <w:t>.</w:t>
      </w:r>
    </w:p>
    <w:p w14:paraId="2630A8DD" w14:textId="7277942D" w:rsidR="004F0631" w:rsidRDefault="004F0631" w:rsidP="004F0631">
      <w:pPr>
        <w:spacing w:after="0"/>
        <w:ind w:left="720" w:firstLine="720"/>
      </w:pPr>
      <w:r>
        <w:t>Influencer #1:</w:t>
      </w:r>
    </w:p>
    <w:p w14:paraId="33CAE3CD" w14:textId="4CFBC9BF" w:rsidR="004F0631" w:rsidRDefault="004F0631" w:rsidP="004F0631">
      <w:pPr>
        <w:spacing w:after="0"/>
        <w:ind w:left="720"/>
      </w:pPr>
      <w:r>
        <w:tab/>
        <w:t>Influencer #2:</w:t>
      </w:r>
    </w:p>
    <w:p w14:paraId="09920E30" w14:textId="10C55CB6" w:rsidR="004F0631" w:rsidRDefault="004F0631" w:rsidP="004F0631">
      <w:pPr>
        <w:spacing w:after="0"/>
        <w:ind w:left="720"/>
      </w:pPr>
      <w:r>
        <w:tab/>
        <w:t>Influencer #3:</w:t>
      </w:r>
    </w:p>
    <w:p w14:paraId="4336EB54" w14:textId="6C635FAC" w:rsidR="004F0631" w:rsidRDefault="004F0631" w:rsidP="004F0631">
      <w:pPr>
        <w:spacing w:after="0"/>
        <w:ind w:left="720" w:firstLine="720"/>
      </w:pPr>
      <w:r>
        <w:t>Influencer #4:</w:t>
      </w:r>
    </w:p>
    <w:p w14:paraId="0DAA503A" w14:textId="266D2FB9" w:rsidR="003254BD" w:rsidRDefault="004F0631" w:rsidP="00502E49">
      <w:pPr>
        <w:spacing w:after="0"/>
        <w:ind w:left="720" w:firstLine="720"/>
      </w:pPr>
      <w:r>
        <w:t>Influencer #5:</w:t>
      </w:r>
    </w:p>
    <w:p w14:paraId="3CFF47CD" w14:textId="5AEFAC44" w:rsidR="00572E63" w:rsidRDefault="00572E63" w:rsidP="00572E63">
      <w:pPr>
        <w:pStyle w:val="ListParagraph"/>
        <w:numPr>
          <w:ilvl w:val="0"/>
          <w:numId w:val="6"/>
        </w:numPr>
        <w:spacing w:after="0"/>
      </w:pPr>
      <w:r w:rsidRPr="00572E63">
        <w:t>Which social media platform</w:t>
      </w:r>
      <w:r w:rsidR="008F4FD2">
        <w:t>(s)</w:t>
      </w:r>
      <w:r w:rsidRPr="00572E63">
        <w:t xml:space="preserve"> do you use to stay informed about the latest advancements in </w:t>
      </w:r>
      <w:del w:id="158" w:author="Pillai, Monisha" w:date="2025-03-31T12:43:00Z" w16du:dateUtc="2025-03-31T16:43:00Z">
        <w:r w:rsidRPr="00572E63" w:rsidDel="00FB2090">
          <w:delText>eyecare</w:delText>
        </w:r>
      </w:del>
      <w:ins w:id="159" w:author="Pillai, Monisha" w:date="2025-03-31T12:43:00Z" w16du:dateUtc="2025-03-31T16:43:00Z">
        <w:r w:rsidR="00FB2090">
          <w:t>dry eye</w:t>
        </w:r>
      </w:ins>
      <w:ins w:id="160" w:author="Joe Boyd" w:date="2025-03-31T16:17:00Z" w16du:dateUtc="2025-03-31T23:17:00Z">
        <w:r w:rsidR="004E638C">
          <w:t xml:space="preserve"> disease (DED)</w:t>
        </w:r>
      </w:ins>
      <w:r w:rsidRPr="00572E63">
        <w:t>?</w:t>
      </w:r>
      <w:r>
        <w:t xml:space="preserve"> (please select all that apply)</w:t>
      </w:r>
    </w:p>
    <w:p w14:paraId="742BC8A8" w14:textId="168D122F" w:rsidR="003254BD" w:rsidRDefault="003254BD" w:rsidP="00660758">
      <w:pPr>
        <w:spacing w:after="0"/>
        <w:ind w:left="1440"/>
      </w:pPr>
      <w:r>
        <w:t>Facebook</w:t>
      </w:r>
    </w:p>
    <w:p w14:paraId="4EBDC5CC" w14:textId="77777777" w:rsidR="003254BD" w:rsidRDefault="003254BD" w:rsidP="00660758">
      <w:pPr>
        <w:spacing w:after="0"/>
        <w:ind w:left="1440"/>
      </w:pPr>
      <w:r>
        <w:t>Twitter</w:t>
      </w:r>
    </w:p>
    <w:p w14:paraId="615A0B2F" w14:textId="77777777" w:rsidR="003254BD" w:rsidRDefault="003254BD" w:rsidP="00660758">
      <w:pPr>
        <w:spacing w:after="0"/>
        <w:ind w:left="1440"/>
      </w:pPr>
      <w:r>
        <w:t>Instagram</w:t>
      </w:r>
    </w:p>
    <w:p w14:paraId="566BEF60" w14:textId="77777777" w:rsidR="003254BD" w:rsidRDefault="003254BD" w:rsidP="00660758">
      <w:pPr>
        <w:spacing w:after="0"/>
        <w:ind w:left="1440"/>
      </w:pPr>
      <w:r>
        <w:t>LinkedIn</w:t>
      </w:r>
    </w:p>
    <w:p w14:paraId="05CB25E6" w14:textId="77777777" w:rsidR="003254BD" w:rsidRDefault="003254BD" w:rsidP="00660758">
      <w:pPr>
        <w:spacing w:after="0"/>
        <w:ind w:left="1440"/>
        <w:rPr>
          <w:ins w:id="161" w:author="Joe Boyd" w:date="2025-03-31T16:18:00Z" w16du:dateUtc="2025-03-31T23:18:00Z"/>
        </w:rPr>
      </w:pPr>
      <w:r>
        <w:t>YouTube</w:t>
      </w:r>
    </w:p>
    <w:p w14:paraId="18F05900" w14:textId="014E7CEB" w:rsidR="00DA519F" w:rsidRDefault="00DA519F" w:rsidP="00660758">
      <w:pPr>
        <w:spacing w:after="0"/>
        <w:ind w:left="1440"/>
        <w:rPr>
          <w:ins w:id="162" w:author="Joe Boyd" w:date="2025-03-31T16:18:00Z" w16du:dateUtc="2025-03-31T23:18:00Z"/>
        </w:rPr>
      </w:pPr>
      <w:ins w:id="163" w:author="Joe Boyd" w:date="2025-03-31T16:18:00Z" w16du:dateUtc="2025-03-31T23:18:00Z">
        <w:r>
          <w:t>Doximity</w:t>
        </w:r>
      </w:ins>
    </w:p>
    <w:p w14:paraId="1F2B433C" w14:textId="3241AB17" w:rsidR="00DA519F" w:rsidRDefault="00DA519F" w:rsidP="00660758">
      <w:pPr>
        <w:spacing w:after="0"/>
        <w:ind w:left="1440"/>
        <w:rPr>
          <w:ins w:id="164" w:author="Joe Boyd" w:date="2025-03-31T16:18:00Z" w16du:dateUtc="2025-03-31T23:18:00Z"/>
        </w:rPr>
      </w:pPr>
      <w:proofErr w:type="spellStart"/>
      <w:ins w:id="165" w:author="Joe Boyd" w:date="2025-03-31T16:18:00Z" w16du:dateUtc="2025-03-31T23:18:00Z">
        <w:r>
          <w:t>Sermo</w:t>
        </w:r>
        <w:proofErr w:type="spellEnd"/>
      </w:ins>
    </w:p>
    <w:p w14:paraId="73734463" w14:textId="7DF39319" w:rsidR="00DA519F" w:rsidRDefault="00DA519F" w:rsidP="00660758">
      <w:pPr>
        <w:spacing w:after="0"/>
        <w:ind w:left="1440"/>
        <w:rPr>
          <w:ins w:id="166" w:author="Joe Boyd" w:date="2025-03-31T16:18:00Z" w16du:dateUtc="2025-03-31T23:18:00Z"/>
        </w:rPr>
      </w:pPr>
      <w:ins w:id="167" w:author="Joe Boyd" w:date="2025-03-31T16:18:00Z" w16du:dateUtc="2025-03-31T23:18:00Z">
        <w:r>
          <w:t>Reddit</w:t>
        </w:r>
      </w:ins>
    </w:p>
    <w:p w14:paraId="74B24095" w14:textId="14C41801" w:rsidR="00DA519F" w:rsidRDefault="00DA519F" w:rsidP="00660758">
      <w:pPr>
        <w:spacing w:after="0"/>
        <w:ind w:left="1440"/>
        <w:rPr>
          <w:ins w:id="168" w:author="Joe Boyd" w:date="2025-03-31T16:18:00Z" w16du:dateUtc="2025-03-31T23:18:00Z"/>
        </w:rPr>
      </w:pPr>
      <w:ins w:id="169" w:author="Joe Boyd" w:date="2025-03-31T16:18:00Z" w16du:dateUtc="2025-03-31T23:18:00Z">
        <w:r>
          <w:t>Tik Tok</w:t>
        </w:r>
      </w:ins>
    </w:p>
    <w:p w14:paraId="0B4C044D" w14:textId="265331E7" w:rsidR="00DA519F" w:rsidRDefault="00DA519F" w:rsidP="00660758">
      <w:pPr>
        <w:spacing w:after="0"/>
        <w:ind w:left="1440"/>
        <w:rPr>
          <w:ins w:id="170" w:author="Joe Boyd" w:date="2025-03-31T16:18:00Z" w16du:dateUtc="2025-03-31T23:18:00Z"/>
        </w:rPr>
      </w:pPr>
      <w:proofErr w:type="spellStart"/>
      <w:ins w:id="171" w:author="Joe Boyd" w:date="2025-03-31T16:18:00Z" w16du:dateUtc="2025-03-31T23:18:00Z">
        <w:r>
          <w:t>KeraNet</w:t>
        </w:r>
        <w:proofErr w:type="spellEnd"/>
      </w:ins>
    </w:p>
    <w:p w14:paraId="56EAFFCD" w14:textId="038911AE" w:rsidR="00DA519F" w:rsidRDefault="00DA519F" w:rsidP="00660758">
      <w:pPr>
        <w:spacing w:after="0"/>
        <w:ind w:left="1440"/>
      </w:pPr>
      <w:ins w:id="172" w:author="Joe Boyd" w:date="2025-03-31T16:18:00Z" w16du:dateUtc="2025-03-31T23:18:00Z">
        <w:r>
          <w:t>ODs on Facebook</w:t>
        </w:r>
      </w:ins>
    </w:p>
    <w:p w14:paraId="5D798ADF" w14:textId="5E35344B" w:rsidR="003254BD" w:rsidRDefault="003254BD" w:rsidP="00660758">
      <w:pPr>
        <w:spacing w:after="0"/>
        <w:ind w:left="1440"/>
      </w:pPr>
      <w:commentRangeStart w:id="173"/>
      <w:commentRangeStart w:id="174"/>
      <w:r>
        <w:t>Other: (please list)</w:t>
      </w:r>
      <w:commentRangeEnd w:id="173"/>
      <w:r w:rsidR="008150BE">
        <w:rPr>
          <w:rStyle w:val="CommentReference"/>
        </w:rPr>
        <w:commentReference w:id="173"/>
      </w:r>
      <w:commentRangeEnd w:id="174"/>
      <w:r w:rsidR="00C41453">
        <w:rPr>
          <w:rStyle w:val="CommentReference"/>
        </w:rPr>
        <w:commentReference w:id="174"/>
      </w:r>
    </w:p>
    <w:p w14:paraId="3819B199" w14:textId="337EB08E" w:rsidR="002E53C7" w:rsidRDefault="002E53C7"/>
    <w:sectPr w:rsidR="002E5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illai, Monisha" w:date="2025-03-25T10:59:00Z" w:initials="MP">
    <w:p w14:paraId="7D323A08" w14:textId="77777777" w:rsidR="008F21B1" w:rsidRDefault="008F21B1" w:rsidP="008F21B1">
      <w:pPr>
        <w:pStyle w:val="CommentText"/>
      </w:pPr>
      <w:r>
        <w:rPr>
          <w:rStyle w:val="CommentReference"/>
        </w:rPr>
        <w:annotationRef/>
      </w:r>
      <w:r>
        <w:t xml:space="preserve">Although respondents are pre-screened by being on the target list, we still need to ask standard screening questions as per market research best practices. </w:t>
      </w:r>
    </w:p>
  </w:comment>
  <w:comment w:id="1" w:author="Pillai, Monisha" w:date="2025-03-25T10:59:00Z" w:initials="MP">
    <w:p w14:paraId="7A52204D" w14:textId="77777777" w:rsidR="008F21B1" w:rsidRDefault="008F21B1" w:rsidP="008F21B1">
      <w:pPr>
        <w:pStyle w:val="CommentText"/>
      </w:pPr>
      <w:r>
        <w:rPr>
          <w:rStyle w:val="CommentReference"/>
        </w:rPr>
        <w:annotationRef/>
      </w:r>
      <w:r>
        <w:t>For ex - ECPs in VT, MA, DC can not receive incentives for participating in market research - we need to confirm their consent to participate without incentive, or terminate them. Please insert necessary qs for that</w:t>
      </w:r>
    </w:p>
  </w:comment>
  <w:comment w:id="2" w:author="Joe Boyd" w:date="2025-03-31T15:29:00Z" w:initials="JB">
    <w:p w14:paraId="4104E14E" w14:textId="77777777" w:rsidR="00265A56" w:rsidRDefault="00265A56" w:rsidP="00265A56">
      <w:pPr>
        <w:pStyle w:val="CommentText"/>
      </w:pPr>
      <w:r>
        <w:rPr>
          <w:rStyle w:val="CommentReference"/>
        </w:rPr>
        <w:annotationRef/>
      </w:r>
      <w:r>
        <w:t>No HCPs in VT, MA, DC will be included.  We screen and terminate in Question #3 re: location</w:t>
      </w:r>
    </w:p>
  </w:comment>
  <w:comment w:id="3" w:author="Joe Boyd" w:date="2025-03-31T15:54:00Z" w:initials="JB">
    <w:p w14:paraId="2E84A036" w14:textId="77777777" w:rsidR="007574C6" w:rsidRDefault="007574C6" w:rsidP="007574C6">
      <w:pPr>
        <w:pStyle w:val="CommentText"/>
      </w:pPr>
      <w:r>
        <w:rPr>
          <w:rStyle w:val="CommentReference"/>
        </w:rPr>
        <w:annotationRef/>
      </w:r>
      <w:r>
        <w:t>No send survey to ECPS in those states</w:t>
      </w:r>
    </w:p>
  </w:comment>
  <w:comment w:id="21" w:author="Pillai, Monisha" w:date="2025-03-27T15:46:00Z" w:initials="MP">
    <w:p w14:paraId="09B0C66D" w14:textId="60C85A5F" w:rsidR="003F5E50" w:rsidRDefault="001263B7" w:rsidP="003F5E50">
      <w:pPr>
        <w:pStyle w:val="CommentText"/>
      </w:pPr>
      <w:r>
        <w:rPr>
          <w:rStyle w:val="CommentReference"/>
        </w:rPr>
        <w:annotationRef/>
      </w:r>
      <w:r w:rsidR="003F5E50">
        <w:t xml:space="preserve">Separate into 2 questions. </w:t>
      </w:r>
    </w:p>
    <w:p w14:paraId="5DB8F4F9" w14:textId="77777777" w:rsidR="003F5E50" w:rsidRDefault="003F5E50" w:rsidP="003F5E50">
      <w:pPr>
        <w:pStyle w:val="CommentText"/>
      </w:pPr>
      <w:r>
        <w:t xml:space="preserve">One asks about patient types (what types of patients do you specialize in treating at your practice) - make sure this is a SELECT ALL. </w:t>
      </w:r>
    </w:p>
    <w:p w14:paraId="1B9AE933" w14:textId="77777777" w:rsidR="003F5E50" w:rsidRDefault="003F5E50" w:rsidP="003F5E50">
      <w:pPr>
        <w:pStyle w:val="CommentText"/>
      </w:pPr>
    </w:p>
    <w:p w14:paraId="44BA850A" w14:textId="77777777" w:rsidR="003F5E50" w:rsidRDefault="003F5E50" w:rsidP="003F5E50">
      <w:pPr>
        <w:pStyle w:val="CommentText"/>
      </w:pPr>
      <w:r>
        <w:t>One asks about practice setting - (how would you describe your practice setting) - select ONE</w:t>
      </w:r>
    </w:p>
  </w:comment>
  <w:comment w:id="22" w:author="Pillai, Monisha" w:date="2025-03-27T16:10:00Z" w:initials="MP">
    <w:p w14:paraId="6639CEFC" w14:textId="5821214B" w:rsidR="00DC70E8" w:rsidRDefault="00DC70E8" w:rsidP="00DC70E8">
      <w:pPr>
        <w:pStyle w:val="CommentText"/>
      </w:pPr>
      <w:r>
        <w:rPr>
          <w:rStyle w:val="CommentReference"/>
        </w:rPr>
        <w:annotationRef/>
      </w:r>
      <w:r>
        <w:t xml:space="preserve">For practice setting, include the following options: </w:t>
      </w:r>
    </w:p>
    <w:p w14:paraId="52C689B7" w14:textId="77777777" w:rsidR="00DC70E8" w:rsidRDefault="00DC70E8" w:rsidP="00DC70E8">
      <w:pPr>
        <w:pStyle w:val="CommentText"/>
        <w:numPr>
          <w:ilvl w:val="0"/>
          <w:numId w:val="10"/>
        </w:numPr>
      </w:pPr>
      <w:r>
        <w:t>Solo practice</w:t>
      </w:r>
    </w:p>
    <w:p w14:paraId="259E0819" w14:textId="77777777" w:rsidR="00DC70E8" w:rsidRDefault="00DC70E8" w:rsidP="00DC70E8">
      <w:pPr>
        <w:pStyle w:val="CommentText"/>
        <w:numPr>
          <w:ilvl w:val="0"/>
          <w:numId w:val="10"/>
        </w:numPr>
      </w:pPr>
      <w:r>
        <w:t>Small single-specialty group practice</w:t>
      </w:r>
    </w:p>
    <w:p w14:paraId="3AA98006" w14:textId="77777777" w:rsidR="00DC70E8" w:rsidRDefault="00DC70E8" w:rsidP="00DC70E8">
      <w:pPr>
        <w:pStyle w:val="CommentText"/>
        <w:numPr>
          <w:ilvl w:val="0"/>
          <w:numId w:val="10"/>
        </w:numPr>
      </w:pPr>
      <w:r>
        <w:t>Large single-specialty group practice</w:t>
      </w:r>
    </w:p>
    <w:p w14:paraId="13A130F6" w14:textId="77777777" w:rsidR="00DC70E8" w:rsidRDefault="00DC70E8" w:rsidP="00DC70E8">
      <w:pPr>
        <w:pStyle w:val="CommentText"/>
        <w:numPr>
          <w:ilvl w:val="0"/>
          <w:numId w:val="10"/>
        </w:numPr>
      </w:pPr>
      <w:r>
        <w:t>Small multi-specialty group practice</w:t>
      </w:r>
    </w:p>
    <w:p w14:paraId="29E00B7C" w14:textId="77777777" w:rsidR="00DC70E8" w:rsidRDefault="00DC70E8" w:rsidP="00DC70E8">
      <w:pPr>
        <w:pStyle w:val="CommentText"/>
        <w:numPr>
          <w:ilvl w:val="0"/>
          <w:numId w:val="10"/>
        </w:numPr>
      </w:pPr>
      <w:r>
        <w:t>Large multi-specialty group practice</w:t>
      </w:r>
    </w:p>
    <w:p w14:paraId="13255DC8" w14:textId="77777777" w:rsidR="00DC70E8" w:rsidRDefault="00DC70E8" w:rsidP="00DC70E8">
      <w:pPr>
        <w:pStyle w:val="CommentText"/>
        <w:numPr>
          <w:ilvl w:val="0"/>
          <w:numId w:val="10"/>
        </w:numPr>
      </w:pPr>
      <w:r>
        <w:t xml:space="preserve">Retail chain with optometry practice </w:t>
      </w:r>
    </w:p>
    <w:p w14:paraId="1B8B6AF2" w14:textId="77777777" w:rsidR="00DC70E8" w:rsidRDefault="00DC70E8" w:rsidP="00DC70E8">
      <w:pPr>
        <w:pStyle w:val="CommentText"/>
        <w:numPr>
          <w:ilvl w:val="0"/>
          <w:numId w:val="10"/>
        </w:numPr>
      </w:pPr>
      <w:r>
        <w:t>HMO / Hospital or clinic</w:t>
      </w:r>
    </w:p>
    <w:p w14:paraId="4E927C9C" w14:textId="77777777" w:rsidR="00DC70E8" w:rsidRDefault="00DC70E8" w:rsidP="00DC70E8">
      <w:pPr>
        <w:pStyle w:val="CommentText"/>
        <w:numPr>
          <w:ilvl w:val="0"/>
          <w:numId w:val="10"/>
        </w:numPr>
      </w:pPr>
      <w:r>
        <w:t>Dry eye clinic</w:t>
      </w:r>
    </w:p>
    <w:p w14:paraId="02B080E4" w14:textId="77777777" w:rsidR="00DC70E8" w:rsidRDefault="00DC70E8" w:rsidP="00DC70E8">
      <w:pPr>
        <w:pStyle w:val="CommentText"/>
        <w:numPr>
          <w:ilvl w:val="0"/>
          <w:numId w:val="10"/>
        </w:numPr>
      </w:pPr>
      <w:r>
        <w:t xml:space="preserve">Other </w:t>
      </w:r>
    </w:p>
  </w:comment>
  <w:comment w:id="23" w:author="Joe Boyd" w:date="2025-03-31T15:36:00Z" w:initials="JB">
    <w:p w14:paraId="61474D67" w14:textId="77777777" w:rsidR="00A041E5" w:rsidRDefault="00A041E5" w:rsidP="00A041E5">
      <w:pPr>
        <w:pStyle w:val="CommentText"/>
      </w:pPr>
      <w:r>
        <w:rPr>
          <w:rStyle w:val="CommentReference"/>
        </w:rPr>
        <w:annotationRef/>
      </w:r>
      <w:r>
        <w:t>2 questions:</w:t>
      </w:r>
    </w:p>
    <w:p w14:paraId="077161E1" w14:textId="77777777" w:rsidR="00A041E5" w:rsidRDefault="00A041E5" w:rsidP="00A041E5">
      <w:pPr>
        <w:pStyle w:val="CommentText"/>
        <w:numPr>
          <w:ilvl w:val="0"/>
          <w:numId w:val="11"/>
        </w:numPr>
      </w:pPr>
      <w:r>
        <w:t>Practice Setting</w:t>
      </w:r>
    </w:p>
    <w:p w14:paraId="34FF7583" w14:textId="77777777" w:rsidR="00A041E5" w:rsidRDefault="00A041E5" w:rsidP="00A041E5">
      <w:pPr>
        <w:pStyle w:val="CommentText"/>
        <w:numPr>
          <w:ilvl w:val="0"/>
          <w:numId w:val="11"/>
        </w:numPr>
      </w:pPr>
      <w:r>
        <w:t>Types of patients seen</w:t>
      </w:r>
    </w:p>
  </w:comment>
  <w:comment w:id="32" w:author="Pillai, Monisha" w:date="2025-03-25T10:59:00Z" w:initials="MP">
    <w:p w14:paraId="6199150C" w14:textId="4CFCDA8E" w:rsidR="00CA29D6" w:rsidRDefault="008F21B1" w:rsidP="00CA29D6">
      <w:pPr>
        <w:pStyle w:val="CommentText"/>
      </w:pPr>
      <w:r>
        <w:rPr>
          <w:rStyle w:val="CommentReference"/>
        </w:rPr>
        <w:annotationRef/>
      </w:r>
      <w:r w:rsidR="00CA29D6">
        <w:t>Please also add the standard screening questions around years in practice, board certified/eligible, % of time spent in direct patient care vs. speaking engagements vs. academic/scientific research</w:t>
      </w:r>
    </w:p>
  </w:comment>
  <w:comment w:id="33" w:author="Joe Boyd" w:date="2025-03-31T16:20:00Z" w:initials="JB">
    <w:p w14:paraId="68B455E1" w14:textId="77777777" w:rsidR="00C41453" w:rsidRDefault="00C41453" w:rsidP="00C41453">
      <w:pPr>
        <w:pStyle w:val="CommentText"/>
      </w:pPr>
      <w:r>
        <w:rPr>
          <w:rStyle w:val="CommentReference"/>
        </w:rPr>
        <w:annotationRef/>
      </w:r>
      <w:r>
        <w:t>Abandonment rates</w:t>
      </w:r>
    </w:p>
  </w:comment>
  <w:comment w:id="26" w:author="Pillai, Monisha" w:date="2025-03-31T12:40:00Z" w:initials="MP">
    <w:p w14:paraId="4EAA6968" w14:textId="0014BA8A" w:rsidR="005C1D7E" w:rsidRDefault="005C1D7E" w:rsidP="005C1D7E">
      <w:pPr>
        <w:pStyle w:val="CommentText"/>
      </w:pPr>
      <w:r>
        <w:rPr>
          <w:rStyle w:val="CommentReference"/>
        </w:rPr>
        <w:annotationRef/>
      </w:r>
      <w:r>
        <w:t>Tweaked wording to match how we typically ask this question across studies.</w:t>
      </w:r>
    </w:p>
  </w:comment>
  <w:comment w:id="27" w:author="Joe Boyd" w:date="2025-03-31T15:53:00Z" w:initials="JB">
    <w:p w14:paraId="781C679F" w14:textId="77777777" w:rsidR="00F24F6B" w:rsidRDefault="00F24F6B" w:rsidP="00F24F6B">
      <w:pPr>
        <w:pStyle w:val="CommentText"/>
      </w:pPr>
      <w:r>
        <w:rPr>
          <w:rStyle w:val="CommentReference"/>
        </w:rPr>
        <w:annotationRef/>
      </w:r>
      <w:r>
        <w:t>agreed</w:t>
      </w:r>
    </w:p>
  </w:comment>
  <w:comment w:id="39" w:author="Pillai, Monisha" w:date="2025-03-27T15:44:00Z" w:initials="MP">
    <w:p w14:paraId="72AF7A63" w14:textId="63FC3B2C" w:rsidR="001263B7" w:rsidRDefault="001263B7" w:rsidP="001263B7">
      <w:pPr>
        <w:pStyle w:val="CommentText"/>
      </w:pPr>
      <w:r>
        <w:rPr>
          <w:rStyle w:val="CommentReference"/>
        </w:rPr>
        <w:annotationRef/>
      </w:r>
      <w:r>
        <w:t>For this question, please set a MIN threshold of 5 scripts per month; terminate anyone who does not meet that threshold.</w:t>
      </w:r>
    </w:p>
  </w:comment>
  <w:comment w:id="40" w:author="Joe Boyd" w:date="2025-03-31T15:55:00Z" w:initials="JB">
    <w:p w14:paraId="57E63574" w14:textId="77777777" w:rsidR="00AD4200" w:rsidRDefault="00AD4200" w:rsidP="00AD4200">
      <w:pPr>
        <w:pStyle w:val="CommentText"/>
      </w:pPr>
      <w:r>
        <w:rPr>
          <w:rStyle w:val="CommentReference"/>
        </w:rPr>
        <w:annotationRef/>
      </w:r>
      <w:r>
        <w:t xml:space="preserve">Will not include this question.  Basing the survey off HCP call universe targets who are already prescribers </w:t>
      </w:r>
    </w:p>
  </w:comment>
  <w:comment w:id="47" w:author="Kostesich, Ashleigh" w:date="2025-03-27T13:58:00Z" w:initials="AK">
    <w:p w14:paraId="04CF0239" w14:textId="351378DC" w:rsidR="007360B1" w:rsidRDefault="007360B1" w:rsidP="007360B1">
      <w:pPr>
        <w:pStyle w:val="CommentText"/>
      </w:pPr>
      <w:r>
        <w:rPr>
          <w:rStyle w:val="CommentReference"/>
        </w:rPr>
        <w:annotationRef/>
      </w:r>
      <w:r>
        <w:t>I think we should also add a referral question, “Please list the eye care colleagues who you regularly refer out to for the management of dry eye that you do not manage yourself”</w:t>
      </w:r>
    </w:p>
    <w:p w14:paraId="14950214" w14:textId="77777777" w:rsidR="007360B1" w:rsidRDefault="007360B1" w:rsidP="007360B1">
      <w:pPr>
        <w:pStyle w:val="CommentText"/>
      </w:pPr>
    </w:p>
    <w:p w14:paraId="3DBEE2C4" w14:textId="77777777" w:rsidR="007360B1" w:rsidRDefault="007360B1" w:rsidP="007360B1">
      <w:pPr>
        <w:pStyle w:val="CommentText"/>
      </w:pPr>
      <w:r>
        <w:t>One option on here should be - I don’t refer and manage dry eye myself in my practice”</w:t>
      </w:r>
    </w:p>
  </w:comment>
  <w:comment w:id="48" w:author="Pillai, Monisha" w:date="2025-03-27T15:44:00Z" w:initials="MP">
    <w:p w14:paraId="1182B7C0" w14:textId="77777777" w:rsidR="001263B7" w:rsidRDefault="001263B7" w:rsidP="001263B7">
      <w:pPr>
        <w:pStyle w:val="CommentText"/>
      </w:pPr>
      <w:r>
        <w:rPr>
          <w:rStyle w:val="CommentReference"/>
        </w:rPr>
        <w:annotationRef/>
      </w:r>
      <w:r>
        <w:t>Agree</w:t>
      </w:r>
    </w:p>
  </w:comment>
  <w:comment w:id="49" w:author="Joe Boyd" w:date="2025-03-31T15:59:00Z" w:initials="JB">
    <w:p w14:paraId="672C444F" w14:textId="77777777" w:rsidR="009B7F78" w:rsidRDefault="009B7F78" w:rsidP="009B7F78">
      <w:pPr>
        <w:pStyle w:val="CommentText"/>
      </w:pPr>
      <w:r>
        <w:rPr>
          <w:rStyle w:val="CommentReference"/>
        </w:rPr>
        <w:annotationRef/>
      </w:r>
      <w:r>
        <w:t>Referral HCPS are captured under the advice and discussion section</w:t>
      </w:r>
    </w:p>
  </w:comment>
  <w:comment w:id="52" w:author="Pillai, Monisha" w:date="2025-03-25T11:46:00Z" w:initials="MP">
    <w:p w14:paraId="6586D552" w14:textId="06765BE7" w:rsidR="006A3ECB" w:rsidRDefault="00F70FD6" w:rsidP="006A3ECB">
      <w:pPr>
        <w:pStyle w:val="CommentText"/>
      </w:pPr>
      <w:r>
        <w:rPr>
          <w:rStyle w:val="CommentReference"/>
        </w:rPr>
        <w:annotationRef/>
      </w:r>
      <w:r w:rsidR="006A3ECB">
        <w:t xml:space="preserve">We would like to add in the below options: </w:t>
      </w:r>
    </w:p>
    <w:p w14:paraId="00B2865B" w14:textId="77777777" w:rsidR="006A3ECB" w:rsidRDefault="006A3ECB" w:rsidP="006A3ECB">
      <w:pPr>
        <w:pStyle w:val="CommentText"/>
      </w:pPr>
    </w:p>
    <w:p w14:paraId="5BD9032F" w14:textId="77777777" w:rsidR="006A3ECB" w:rsidRDefault="006A3ECB" w:rsidP="006A3ECB">
      <w:pPr>
        <w:pStyle w:val="CommentText"/>
      </w:pPr>
      <w:r>
        <w:t>-in-person CME programs</w:t>
      </w:r>
    </w:p>
    <w:p w14:paraId="2F5C0FC6" w14:textId="77777777" w:rsidR="006A3ECB" w:rsidRDefault="006A3ECB" w:rsidP="006A3ECB">
      <w:pPr>
        <w:pStyle w:val="CommentText"/>
      </w:pPr>
      <w:r>
        <w:t xml:space="preserve">-virtual CME programs </w:t>
      </w:r>
    </w:p>
    <w:p w14:paraId="79D5DADE" w14:textId="77777777" w:rsidR="006A3ECB" w:rsidRDefault="006A3ECB" w:rsidP="006A3ECB">
      <w:pPr>
        <w:pStyle w:val="CommentText"/>
      </w:pPr>
      <w:r>
        <w:t>-company speaker programs / events</w:t>
      </w:r>
    </w:p>
    <w:p w14:paraId="1C3A82D7" w14:textId="77777777" w:rsidR="006A3ECB" w:rsidRDefault="006A3ECB" w:rsidP="006A3ECB">
      <w:pPr>
        <w:pStyle w:val="CommentText"/>
      </w:pPr>
      <w:r>
        <w:t>-professional pharmaceutical resources (Medscape, Doximity)</w:t>
      </w:r>
    </w:p>
    <w:p w14:paraId="0BBA4641" w14:textId="77777777" w:rsidR="006A3ECB" w:rsidRDefault="006A3ECB" w:rsidP="006A3ECB">
      <w:pPr>
        <w:pStyle w:val="CommentText"/>
      </w:pPr>
      <w:r>
        <w:t>-Professional Guidelines (CDC/ACS/AAP)</w:t>
      </w:r>
    </w:p>
    <w:p w14:paraId="0425DE6B" w14:textId="77777777" w:rsidR="006A3ECB" w:rsidRDefault="006A3ECB" w:rsidP="006A3ECB">
      <w:pPr>
        <w:pStyle w:val="CommentText"/>
      </w:pPr>
      <w:r>
        <w:t xml:space="preserve">-eNewsletters / emails </w:t>
      </w:r>
    </w:p>
    <w:p w14:paraId="3BD26831" w14:textId="77777777" w:rsidR="006A3ECB" w:rsidRDefault="006A3ECB" w:rsidP="006A3ECB">
      <w:pPr>
        <w:pStyle w:val="CommentText"/>
      </w:pPr>
      <w:r>
        <w:t>-company sales reps</w:t>
      </w:r>
    </w:p>
    <w:p w14:paraId="11F3F7EB" w14:textId="77777777" w:rsidR="006A3ECB" w:rsidRDefault="006A3ECB" w:rsidP="006A3ECB">
      <w:pPr>
        <w:pStyle w:val="CommentText"/>
      </w:pPr>
      <w:r>
        <w:t>-local society meetings</w:t>
      </w:r>
    </w:p>
    <w:p w14:paraId="55017347" w14:textId="77777777" w:rsidR="006A3ECB" w:rsidRDefault="006A3ECB" w:rsidP="006A3ECB">
      <w:pPr>
        <w:pStyle w:val="CommentText"/>
      </w:pPr>
      <w:r>
        <w:t>-vendor webinars</w:t>
      </w:r>
    </w:p>
  </w:comment>
  <w:comment w:id="53" w:author="Joe Boyd" w:date="2025-03-31T16:04:00Z" w:initials="JB">
    <w:p w14:paraId="56DEA8C5" w14:textId="77777777" w:rsidR="00371030" w:rsidRDefault="00371030" w:rsidP="00371030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54" w:author="Pillai, Monisha" w:date="2025-03-25T11:46:00Z" w:initials="MP">
    <w:p w14:paraId="245318E3" w14:textId="4989C1EC" w:rsidR="00F70FD6" w:rsidRDefault="00F70FD6" w:rsidP="00F70FD6">
      <w:pPr>
        <w:pStyle w:val="CommentText"/>
      </w:pPr>
      <w:r>
        <w:rPr>
          <w:rStyle w:val="CommentReference"/>
        </w:rPr>
        <w:annotationRef/>
      </w:r>
      <w:r>
        <w:t xml:space="preserve">Can we add a couple follow-ups getting them to specify WHICH publications, podcasts, etc? </w:t>
      </w:r>
    </w:p>
    <w:p w14:paraId="7B21FC81" w14:textId="77777777" w:rsidR="00F70FD6" w:rsidRDefault="00F70FD6" w:rsidP="00F70FD6">
      <w:pPr>
        <w:pStyle w:val="CommentText"/>
      </w:pPr>
      <w:r>
        <w:t>This will be helpful for marketing team</w:t>
      </w:r>
    </w:p>
  </w:comment>
  <w:comment w:id="55" w:author="Joe Boyd" w:date="2025-03-31T16:20:00Z" w:initials="JB">
    <w:p w14:paraId="2D931ADB" w14:textId="77777777" w:rsidR="00C41453" w:rsidRDefault="00C41453" w:rsidP="00C41453">
      <w:pPr>
        <w:pStyle w:val="CommentText"/>
      </w:pPr>
      <w:r>
        <w:rPr>
          <w:rStyle w:val="CommentReference"/>
        </w:rPr>
        <w:annotationRef/>
      </w:r>
      <w:r>
        <w:t xml:space="preserve">Expands survey and abandonment rates </w:t>
      </w:r>
    </w:p>
  </w:comment>
  <w:comment w:id="97" w:author="Pillai, Monisha" w:date="2025-03-25T11:47:00Z" w:initials="MP">
    <w:p w14:paraId="21D28019" w14:textId="6F15F0CE" w:rsidR="00F70FD6" w:rsidRDefault="00F70FD6" w:rsidP="00F70FD6">
      <w:pPr>
        <w:pStyle w:val="CommentText"/>
      </w:pPr>
      <w:r>
        <w:rPr>
          <w:rStyle w:val="CommentReference"/>
        </w:rPr>
        <w:annotationRef/>
      </w:r>
      <w:r>
        <w:t>This wording doesn’t feel strong / direct enough to me - thoughts on tweaking to something like,</w:t>
      </w:r>
    </w:p>
    <w:p w14:paraId="4D3FC387" w14:textId="77777777" w:rsidR="00F70FD6" w:rsidRDefault="00F70FD6" w:rsidP="00F70FD6">
      <w:pPr>
        <w:pStyle w:val="CommentText"/>
      </w:pPr>
      <w:r>
        <w:t>“...</w:t>
      </w:r>
      <w:r>
        <w:rPr>
          <w:b/>
          <w:bCs/>
        </w:rPr>
        <w:t>colleagues whom you turn to most frequently for discussion and guidance on the management of patients with DED”</w:t>
      </w:r>
    </w:p>
  </w:comment>
  <w:comment w:id="98" w:author="Pillai, Monisha" w:date="2025-03-25T11:47:00Z" w:initials="MP">
    <w:p w14:paraId="3393DFAE" w14:textId="77777777" w:rsidR="00F70FD6" w:rsidRDefault="00F70FD6" w:rsidP="00F70FD6">
      <w:pPr>
        <w:pStyle w:val="CommentText"/>
      </w:pPr>
      <w:r>
        <w:rPr>
          <w:rStyle w:val="CommentReference"/>
        </w:rPr>
        <w:annotationRef/>
      </w:r>
      <w:r>
        <w:t xml:space="preserve">Or even: </w:t>
      </w:r>
    </w:p>
    <w:p w14:paraId="094B3987" w14:textId="77777777" w:rsidR="00F70FD6" w:rsidRDefault="00F70FD6" w:rsidP="00F70FD6">
      <w:pPr>
        <w:pStyle w:val="CommentText"/>
      </w:pPr>
      <w:r>
        <w:rPr>
          <w:b/>
          <w:bCs/>
        </w:rPr>
        <w:t>“...colleagues whom you feel most CONFIDENT in discussing the management of patients with DED with</w:t>
      </w:r>
      <w:r>
        <w:t xml:space="preserve">” </w:t>
      </w:r>
      <w:r>
        <w:rPr>
          <w:b/>
          <w:bCs/>
        </w:rPr>
        <w:t xml:space="preserve">? </w:t>
      </w:r>
    </w:p>
  </w:comment>
  <w:comment w:id="99" w:author="Pillai, Monisha" w:date="2025-03-25T11:57:00Z" w:initials="MP">
    <w:p w14:paraId="12225FFF" w14:textId="77777777" w:rsidR="00F627B4" w:rsidRDefault="009E1B22" w:rsidP="00F627B4">
      <w:pPr>
        <w:pStyle w:val="CommentText"/>
      </w:pPr>
      <w:r>
        <w:rPr>
          <w:rStyle w:val="CommentReference"/>
        </w:rPr>
        <w:annotationRef/>
      </w:r>
      <w:r w:rsidR="00F627B4">
        <w:t xml:space="preserve">And since we’re now collapsing ‘advice/discussion leaders’ into ‘regional leaders’, </w:t>
      </w:r>
      <w:r w:rsidR="00F627B4">
        <w:rPr>
          <w:b/>
          <w:bCs/>
        </w:rPr>
        <w:t>do we need to specify that we’re asking them to list colleagues in their REGION</w:t>
      </w:r>
      <w:r w:rsidR="00F627B4">
        <w:t xml:space="preserve"> (i.e. state / city / however we want to define that)?</w:t>
      </w:r>
    </w:p>
  </w:comment>
  <w:comment w:id="100" w:author="Joe Boyd" w:date="2025-03-31T16:08:00Z" w:initials="JB">
    <w:p w14:paraId="55FCD9EE" w14:textId="77777777" w:rsidR="00390F5E" w:rsidRDefault="00390F5E" w:rsidP="00390F5E">
      <w:pPr>
        <w:pStyle w:val="CommentText"/>
      </w:pPr>
      <w:r>
        <w:rPr>
          <w:rStyle w:val="CommentReference"/>
        </w:rPr>
        <w:annotationRef/>
      </w:r>
      <w:r>
        <w:t xml:space="preserve">Revised </w:t>
      </w:r>
    </w:p>
  </w:comment>
  <w:comment w:id="107" w:author="Pillai, Monisha" w:date="2025-03-25T11:52:00Z" w:initials="MP">
    <w:p w14:paraId="12263E99" w14:textId="7D573FD0" w:rsidR="00F627B4" w:rsidRDefault="00F70FD6" w:rsidP="00F627B4">
      <w:pPr>
        <w:pStyle w:val="CommentText"/>
      </w:pPr>
      <w:r>
        <w:rPr>
          <w:rStyle w:val="CommentReference"/>
        </w:rPr>
        <w:annotationRef/>
      </w:r>
      <w:r w:rsidR="00F627B4">
        <w:t>Do we need to add something like this to questions 10-14 to better understand patterns in the TYPES of advice / discussion / research people turn to a given ECP for?</w:t>
      </w:r>
    </w:p>
  </w:comment>
  <w:comment w:id="108" w:author="Joe Boyd" w:date="2025-03-31T16:09:00Z" w:initials="JB">
    <w:p w14:paraId="65991500" w14:textId="77777777" w:rsidR="0003121F" w:rsidRDefault="0003121F" w:rsidP="0003121F">
      <w:pPr>
        <w:pStyle w:val="CommentText"/>
      </w:pPr>
      <w:r>
        <w:rPr>
          <w:rStyle w:val="CommentReference"/>
        </w:rPr>
        <w:annotationRef/>
      </w:r>
      <w:r>
        <w:t>Not capturing type of advice</w:t>
      </w:r>
    </w:p>
  </w:comment>
  <w:comment w:id="109" w:author="Pillai, Monisha" w:date="2025-03-25T11:54:00Z" w:initials="MP">
    <w:p w14:paraId="37583040" w14:textId="5F9FD6E1" w:rsidR="009E1B22" w:rsidRDefault="00F70FD6" w:rsidP="009E1B22">
      <w:pPr>
        <w:pStyle w:val="CommentText"/>
      </w:pPr>
      <w:r>
        <w:rPr>
          <w:rStyle w:val="CommentReference"/>
        </w:rPr>
        <w:annotationRef/>
      </w:r>
      <w:r w:rsidR="009E1B22">
        <w:t xml:space="preserve">How are we getting at LOCAL / REGIONAL leaders? </w:t>
      </w:r>
    </w:p>
  </w:comment>
  <w:comment w:id="110" w:author="Pillai, Monisha" w:date="2025-03-25T11:55:00Z" w:initials="MP">
    <w:p w14:paraId="003E1FDC" w14:textId="77777777" w:rsidR="009E1B22" w:rsidRDefault="00F70FD6" w:rsidP="009E1B22">
      <w:pPr>
        <w:pStyle w:val="CommentText"/>
      </w:pPr>
      <w:r>
        <w:rPr>
          <w:rStyle w:val="CommentReference"/>
        </w:rPr>
        <w:annotationRef/>
      </w:r>
      <w:r w:rsidR="009E1B22">
        <w:t xml:space="preserve">Do we need to add: </w:t>
      </w:r>
    </w:p>
    <w:p w14:paraId="6894A270" w14:textId="77777777" w:rsidR="009E1B22" w:rsidRDefault="009E1B22" w:rsidP="009E1B22">
      <w:pPr>
        <w:pStyle w:val="CommentText"/>
        <w:numPr>
          <w:ilvl w:val="0"/>
          <w:numId w:val="9"/>
        </w:numPr>
      </w:pPr>
      <w:r>
        <w:rPr>
          <w:b/>
          <w:bCs/>
        </w:rPr>
        <w:t>Please list the eyecare colleagues in your region</w:t>
      </w:r>
      <w:r>
        <w:t xml:space="preserve"> </w:t>
      </w:r>
      <w:r>
        <w:rPr>
          <w:b/>
          <w:bCs/>
        </w:rPr>
        <w:t xml:space="preserve">that you consider to be leaders in the research and / or clinical management of patients with DED”? </w:t>
      </w:r>
    </w:p>
  </w:comment>
  <w:comment w:id="111" w:author="Kostesich, Ashleigh" w:date="2025-03-27T14:14:00Z" w:initials="AK">
    <w:p w14:paraId="7CC18AAB" w14:textId="77777777" w:rsidR="007A5F79" w:rsidRDefault="007A5F79" w:rsidP="007A5F79">
      <w:pPr>
        <w:pStyle w:val="CommentText"/>
      </w:pPr>
      <w:r>
        <w:rPr>
          <w:rStyle w:val="CommentReference"/>
        </w:rPr>
        <w:annotationRef/>
      </w:r>
      <w:r>
        <w:t>agree</w:t>
      </w:r>
    </w:p>
  </w:comment>
  <w:comment w:id="112" w:author="Joe Boyd" w:date="2025-03-31T16:11:00Z" w:initials="JB">
    <w:p w14:paraId="7E7B10E3" w14:textId="77777777" w:rsidR="00DE1E7B" w:rsidRDefault="00DE1E7B" w:rsidP="00DE1E7B">
      <w:pPr>
        <w:pStyle w:val="CommentText"/>
      </w:pPr>
      <w:r>
        <w:rPr>
          <w:rStyle w:val="CommentReference"/>
        </w:rPr>
        <w:annotationRef/>
      </w:r>
      <w:r>
        <w:t xml:space="preserve">The data will tell us who within a region is relied upon.  Avoid adding qualifiers as this is coming from the perspective of the ECP and their relation to these leaders   </w:t>
      </w:r>
    </w:p>
  </w:comment>
  <w:comment w:id="114" w:author="Pillai, Monisha" w:date="2025-03-25T11:58:00Z" w:initials="MP">
    <w:p w14:paraId="57761AB1" w14:textId="5975C972" w:rsidR="00DC70E8" w:rsidRDefault="009E1B22" w:rsidP="00DC70E8">
      <w:pPr>
        <w:pStyle w:val="CommentText"/>
      </w:pPr>
      <w:r>
        <w:rPr>
          <w:rStyle w:val="CommentReference"/>
        </w:rPr>
        <w:annotationRef/>
      </w:r>
      <w:r w:rsidR="00DC70E8">
        <w:t xml:space="preserve">Do </w:t>
      </w:r>
      <w:r w:rsidR="00DC70E8">
        <w:rPr>
          <w:b/>
          <w:bCs/>
        </w:rPr>
        <w:t xml:space="preserve">research </w:t>
      </w:r>
      <w:r w:rsidR="00DC70E8">
        <w:t xml:space="preserve">and </w:t>
      </w:r>
      <w:r w:rsidR="00DC70E8">
        <w:rPr>
          <w:b/>
          <w:bCs/>
        </w:rPr>
        <w:t>clinical management</w:t>
      </w:r>
      <w:r w:rsidR="00DC70E8">
        <w:t xml:space="preserve"> need to be separated out as separate questions, or is it fine to combine? </w:t>
      </w:r>
    </w:p>
    <w:p w14:paraId="29D1B85E" w14:textId="77777777" w:rsidR="00DC70E8" w:rsidRDefault="00DC70E8" w:rsidP="00DC70E8">
      <w:pPr>
        <w:pStyle w:val="CommentText"/>
      </w:pPr>
      <w:r>
        <w:t>I thought ‘clinical management’ was more about actual patient care</w:t>
      </w:r>
    </w:p>
  </w:comment>
  <w:comment w:id="115" w:author="Joe Boyd" w:date="2025-03-31T16:12:00Z" w:initials="JB">
    <w:p w14:paraId="60A86FE9" w14:textId="77777777" w:rsidR="0021447B" w:rsidRDefault="0021447B" w:rsidP="0021447B">
      <w:pPr>
        <w:pStyle w:val="CommentText"/>
      </w:pPr>
      <w:r>
        <w:rPr>
          <w:rStyle w:val="CommentReference"/>
        </w:rPr>
        <w:annotationRef/>
      </w:r>
      <w:r>
        <w:t xml:space="preserve">1 question not separated; allow the survey respondent to fill in </w:t>
      </w:r>
    </w:p>
  </w:comment>
  <w:comment w:id="121" w:author="Pillai, Monisha" w:date="2025-03-25T12:01:00Z" w:initials="MP">
    <w:p w14:paraId="208B8E15" w14:textId="649BE8C3" w:rsidR="009E1B22" w:rsidRDefault="009E1B22" w:rsidP="009E1B22">
      <w:pPr>
        <w:pStyle w:val="CommentText"/>
      </w:pPr>
      <w:r>
        <w:rPr>
          <w:rStyle w:val="CommentReference"/>
        </w:rPr>
        <w:annotationRef/>
      </w:r>
      <w:r>
        <w:t>Awk wording… can we just say “</w:t>
      </w:r>
      <w:r>
        <w:rPr>
          <w:b/>
          <w:bCs/>
        </w:rPr>
        <w:t>eyecare professionals you feel have the potential to become FUTURE thought leaders or rising stars in the field within the next 5 years”</w:t>
      </w:r>
    </w:p>
  </w:comment>
  <w:comment w:id="122" w:author="Joe Boyd" w:date="2025-03-31T16:14:00Z" w:initials="JB">
    <w:p w14:paraId="16370079" w14:textId="77777777" w:rsidR="00A071BD" w:rsidRDefault="00A071BD" w:rsidP="00A071BD">
      <w:pPr>
        <w:pStyle w:val="CommentText"/>
      </w:pPr>
      <w:r>
        <w:rPr>
          <w:rStyle w:val="CommentReference"/>
        </w:rPr>
        <w:annotationRef/>
      </w:r>
      <w:r>
        <w:t>revised</w:t>
      </w:r>
    </w:p>
  </w:comment>
  <w:comment w:id="125" w:author="Pillai, Monisha" w:date="2025-03-25T12:01:00Z" w:initials="MP">
    <w:p w14:paraId="5A19EC26" w14:textId="6FC84F19" w:rsidR="00547296" w:rsidRDefault="009E1B22" w:rsidP="00547296">
      <w:pPr>
        <w:pStyle w:val="CommentText"/>
      </w:pPr>
      <w:r>
        <w:rPr>
          <w:rStyle w:val="CommentReference"/>
        </w:rPr>
        <w:annotationRef/>
      </w:r>
      <w:r w:rsidR="00547296">
        <w:t>I’d specify ‘dry eye’ here</w:t>
      </w:r>
    </w:p>
  </w:comment>
  <w:comment w:id="126" w:author="Joe Boyd" w:date="2025-03-31T16:14:00Z" w:initials="JB">
    <w:p w14:paraId="05546E8D" w14:textId="77777777" w:rsidR="00A071BD" w:rsidRDefault="00A071BD" w:rsidP="00A071BD">
      <w:pPr>
        <w:pStyle w:val="CommentText"/>
      </w:pPr>
      <w:r>
        <w:rPr>
          <w:rStyle w:val="CommentReference"/>
        </w:rPr>
        <w:annotationRef/>
      </w:r>
      <w:r>
        <w:t>Revised and added</w:t>
      </w:r>
    </w:p>
  </w:comment>
  <w:comment w:id="137" w:author="Pillai, Monisha" w:date="2025-03-31T12:42:00Z" w:initials="MP">
    <w:p w14:paraId="2EFB98A2" w14:textId="178F0BBD" w:rsidR="005C1D7E" w:rsidRDefault="005C1D7E" w:rsidP="005C1D7E">
      <w:pPr>
        <w:pStyle w:val="CommentText"/>
      </w:pPr>
      <w:r>
        <w:rPr>
          <w:rStyle w:val="CommentReference"/>
        </w:rPr>
        <w:annotationRef/>
      </w:r>
      <w:r>
        <w:t>Don’t think ‘follow’ is the right word here</w:t>
      </w:r>
    </w:p>
  </w:comment>
  <w:comment w:id="138" w:author="Joe Boyd" w:date="2025-03-31T16:16:00Z" w:initials="JB">
    <w:p w14:paraId="4E7C4C88" w14:textId="77777777" w:rsidR="00320FDB" w:rsidRDefault="00320FDB" w:rsidP="00320FDB">
      <w:pPr>
        <w:pStyle w:val="CommentText"/>
      </w:pPr>
      <w:r>
        <w:rPr>
          <w:rStyle w:val="CommentReference"/>
        </w:rPr>
        <w:annotationRef/>
      </w:r>
      <w:r>
        <w:t xml:space="preserve">Leave follow- they may only follow and not engage </w:t>
      </w:r>
    </w:p>
  </w:comment>
  <w:comment w:id="153" w:author="Pillai, Monisha" w:date="2025-03-31T12:42:00Z" w:initials="MP">
    <w:p w14:paraId="6064137E" w14:textId="1905ABA7" w:rsidR="005C1D7E" w:rsidRDefault="005C1D7E" w:rsidP="005C1D7E">
      <w:pPr>
        <w:pStyle w:val="CommentText"/>
      </w:pPr>
      <w:r>
        <w:rPr>
          <w:rStyle w:val="CommentReference"/>
        </w:rPr>
        <w:annotationRef/>
      </w:r>
      <w:r>
        <w:t xml:space="preserve">I wouldn’t limit to just ‘educational’. </w:t>
      </w:r>
    </w:p>
    <w:p w14:paraId="7EAD16CD" w14:textId="77777777" w:rsidR="005C1D7E" w:rsidRDefault="005C1D7E" w:rsidP="005C1D7E">
      <w:pPr>
        <w:pStyle w:val="CommentText"/>
      </w:pPr>
      <w:r>
        <w:t xml:space="preserve">Is it worth adding an “and why” here, or do you think that would increase abandon rates at this point in the survey? </w:t>
      </w:r>
    </w:p>
  </w:comment>
  <w:comment w:id="154" w:author="Joe Boyd" w:date="2025-03-31T16:19:00Z" w:initials="JB">
    <w:p w14:paraId="5EB749A2" w14:textId="77777777" w:rsidR="00C41453" w:rsidRDefault="00C41453" w:rsidP="00C41453">
      <w:pPr>
        <w:pStyle w:val="CommentText"/>
      </w:pPr>
      <w:r>
        <w:rPr>
          <w:rStyle w:val="CommentReference"/>
        </w:rPr>
        <w:annotationRef/>
      </w:r>
      <w:r>
        <w:t xml:space="preserve">Avoiding adding the &amp; why to minimize abandon rates </w:t>
      </w:r>
    </w:p>
  </w:comment>
  <w:comment w:id="173" w:author="Pillai, Monisha" w:date="2025-03-25T12:06:00Z" w:initials="MP">
    <w:p w14:paraId="418B29F0" w14:textId="03428C17" w:rsidR="008150BE" w:rsidRDefault="008150BE" w:rsidP="008150BE">
      <w:pPr>
        <w:pStyle w:val="CommentText"/>
      </w:pPr>
      <w:r>
        <w:rPr>
          <w:rStyle w:val="CommentReference"/>
        </w:rPr>
        <w:annotationRef/>
      </w:r>
      <w:r>
        <w:t>Add some of the physician-specific socials (i.e. Doximity, Sermo) + Reddit, TikTok</w:t>
      </w:r>
    </w:p>
  </w:comment>
  <w:comment w:id="174" w:author="Joe Boyd" w:date="2025-03-31T16:19:00Z" w:initials="JB">
    <w:p w14:paraId="43C1583A" w14:textId="77777777" w:rsidR="00C41453" w:rsidRDefault="00C41453" w:rsidP="00C41453">
      <w:pPr>
        <w:pStyle w:val="CommentText"/>
      </w:pPr>
      <w:r>
        <w:rPr>
          <w:rStyle w:val="CommentReference"/>
        </w:rPr>
        <w:annotationRef/>
      </w:r>
      <w:r>
        <w:t>added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323A08" w15:done="0"/>
  <w15:commentEx w15:paraId="7A52204D" w15:paraIdParent="7D323A08" w15:done="0"/>
  <w15:commentEx w15:paraId="4104E14E" w15:paraIdParent="7D323A08" w15:done="0"/>
  <w15:commentEx w15:paraId="2E84A036" w15:paraIdParent="7D323A08" w15:done="0"/>
  <w15:commentEx w15:paraId="44BA850A" w15:done="0"/>
  <w15:commentEx w15:paraId="02B080E4" w15:paraIdParent="44BA850A" w15:done="0"/>
  <w15:commentEx w15:paraId="34FF7583" w15:paraIdParent="44BA850A" w15:done="0"/>
  <w15:commentEx w15:paraId="6199150C" w15:done="0"/>
  <w15:commentEx w15:paraId="68B455E1" w15:paraIdParent="6199150C" w15:done="0"/>
  <w15:commentEx w15:paraId="4EAA6968" w15:done="0"/>
  <w15:commentEx w15:paraId="781C679F" w15:paraIdParent="4EAA6968" w15:done="0"/>
  <w15:commentEx w15:paraId="72AF7A63" w15:done="0"/>
  <w15:commentEx w15:paraId="57E63574" w15:paraIdParent="72AF7A63" w15:done="0"/>
  <w15:commentEx w15:paraId="3DBEE2C4" w15:done="0"/>
  <w15:commentEx w15:paraId="1182B7C0" w15:paraIdParent="3DBEE2C4" w15:done="0"/>
  <w15:commentEx w15:paraId="672C444F" w15:paraIdParent="3DBEE2C4" w15:done="0"/>
  <w15:commentEx w15:paraId="55017347" w15:done="0"/>
  <w15:commentEx w15:paraId="56DEA8C5" w15:paraIdParent="55017347" w15:done="0"/>
  <w15:commentEx w15:paraId="7B21FC81" w15:done="0"/>
  <w15:commentEx w15:paraId="2D931ADB" w15:paraIdParent="7B21FC81" w15:done="0"/>
  <w15:commentEx w15:paraId="4D3FC387" w15:done="0"/>
  <w15:commentEx w15:paraId="094B3987" w15:paraIdParent="4D3FC387" w15:done="0"/>
  <w15:commentEx w15:paraId="12225FFF" w15:paraIdParent="4D3FC387" w15:done="0"/>
  <w15:commentEx w15:paraId="55FCD9EE" w15:paraIdParent="4D3FC387" w15:done="0"/>
  <w15:commentEx w15:paraId="12263E99" w15:done="0"/>
  <w15:commentEx w15:paraId="65991500" w15:paraIdParent="12263E99" w15:done="0"/>
  <w15:commentEx w15:paraId="37583040" w15:done="0"/>
  <w15:commentEx w15:paraId="6894A270" w15:paraIdParent="37583040" w15:done="0"/>
  <w15:commentEx w15:paraId="7CC18AAB" w15:paraIdParent="37583040" w15:done="0"/>
  <w15:commentEx w15:paraId="7E7B10E3" w15:paraIdParent="37583040" w15:done="0"/>
  <w15:commentEx w15:paraId="29D1B85E" w15:done="0"/>
  <w15:commentEx w15:paraId="60A86FE9" w15:paraIdParent="29D1B85E" w15:done="0"/>
  <w15:commentEx w15:paraId="208B8E15" w15:done="0"/>
  <w15:commentEx w15:paraId="16370079" w15:paraIdParent="208B8E15" w15:done="0"/>
  <w15:commentEx w15:paraId="5A19EC26" w15:done="0"/>
  <w15:commentEx w15:paraId="05546E8D" w15:paraIdParent="5A19EC26" w15:done="0"/>
  <w15:commentEx w15:paraId="2EFB98A2" w15:done="0"/>
  <w15:commentEx w15:paraId="4E7C4C88" w15:paraIdParent="2EFB98A2" w15:done="0"/>
  <w15:commentEx w15:paraId="7EAD16CD" w15:done="0"/>
  <w15:commentEx w15:paraId="5EB749A2" w15:paraIdParent="7EAD16CD" w15:done="0"/>
  <w15:commentEx w15:paraId="418B29F0" w15:done="0"/>
  <w15:commentEx w15:paraId="43C1583A" w15:paraIdParent="418B29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1C73BB" w16cex:dateUtc="2025-03-25T14:59:00Z">
    <w16cex:extLst>
      <w16:ext w16:uri="{CE6994B0-6A32-4C9F-8C6B-6E91EDA988CE}">
        <cr:reactions xmlns:cr="http://schemas.microsoft.com/office/comments/2020/reactions">
          <cr:reaction reactionType="1">
            <cr:reactionInfo dateUtc="2025-03-31T22:54:29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063D5589" w16cex:dateUtc="2025-03-25T14:59:00Z"/>
  <w16cex:commentExtensible w16cex:durableId="04E794A0" w16cex:dateUtc="2025-03-31T22:29:00Z"/>
  <w16cex:commentExtensible w16cex:durableId="5D121DC4" w16cex:dateUtc="2025-03-31T22:54:00Z"/>
  <w16cex:commentExtensible w16cex:durableId="63A9D547" w16cex:dateUtc="2025-03-27T19:46:00Z">
    <w16cex:extLst>
      <w16:ext w16:uri="{CE6994B0-6A32-4C9F-8C6B-6E91EDA988CE}">
        <cr:reactions xmlns:cr="http://schemas.microsoft.com/office/comments/2020/reactions">
          <cr:reaction reactionType="1">
            <cr:reactionInfo dateUtc="2025-03-31T22:54:51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4C8D31D6" w16cex:dateUtc="2025-03-27T20:10:00Z"/>
  <w16cex:commentExtensible w16cex:durableId="02D7F068" w16cex:dateUtc="2025-03-31T22:36:00Z"/>
  <w16cex:commentExtensible w16cex:durableId="6F94E167" w16cex:dateUtc="2025-03-25T14:59:00Z">
    <w16cex:extLst>
      <w16:ext w16:uri="{CE6994B0-6A32-4C9F-8C6B-6E91EDA988CE}">
        <cr:reactions xmlns:cr="http://schemas.microsoft.com/office/comments/2020/reactions">
          <cr:reaction reactionType="1">
            <cr:reactionInfo dateUtc="2025-03-31T23:20:31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6D0C88D8" w16cex:dateUtc="2025-03-31T23:20:00Z"/>
  <w16cex:commentExtensible w16cex:durableId="0AFAEB48" w16cex:dateUtc="2025-03-31T16:40:00Z">
    <w16cex:extLst>
      <w16:ext w16:uri="{CE6994B0-6A32-4C9F-8C6B-6E91EDA988CE}">
        <cr:reactions xmlns:cr="http://schemas.microsoft.com/office/comments/2020/reactions">
          <cr:reaction reactionType="1">
            <cr:reactionInfo dateUtc="2025-03-31T22:54:55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68C06DAF" w16cex:dateUtc="2025-03-31T22:53:00Z"/>
  <w16cex:commentExtensible w16cex:durableId="792D3CAA" w16cex:dateUtc="2025-03-27T19:44:00Z">
    <w16cex:extLst>
      <w16:ext w16:uri="{CE6994B0-6A32-4C9F-8C6B-6E91EDA988CE}">
        <cr:reactions xmlns:cr="http://schemas.microsoft.com/office/comments/2020/reactions">
          <cr:reaction reactionType="1">
            <cr:reactionInfo dateUtc="2025-03-31T22:55:59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30552CAE" w16cex:dateUtc="2025-03-31T22:55:00Z"/>
  <w16cex:commentExtensible w16cex:durableId="08F99A09" w16cex:dateUtc="2025-03-27T17:58:00Z">
    <w16cex:extLst>
      <w16:ext w16:uri="{CE6994B0-6A32-4C9F-8C6B-6E91EDA988CE}">
        <cr:reactions xmlns:cr="http://schemas.microsoft.com/office/comments/2020/reactions">
          <cr:reaction reactionType="1">
            <cr:reactionInfo dateUtc="2025-03-31T22:59:17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7B57F8A0" w16cex:dateUtc="2025-03-27T19:44:00Z"/>
  <w16cex:commentExtensible w16cex:durableId="56B3059B" w16cex:dateUtc="2025-03-31T22:59:00Z"/>
  <w16cex:commentExtensible w16cex:durableId="6F965901" w16cex:dateUtc="2025-03-25T15:46:00Z">
    <w16cex:extLst>
      <w16:ext w16:uri="{CE6994B0-6A32-4C9F-8C6B-6E91EDA988CE}">
        <cr:reactions xmlns:cr="http://schemas.microsoft.com/office/comments/2020/reactions">
          <cr:reaction reactionType="1">
            <cr:reactionInfo dateUtc="2025-03-31T23:02:57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36FEF519" w16cex:dateUtc="2025-03-31T23:04:00Z"/>
  <w16cex:commentExtensible w16cex:durableId="0D0CE185" w16cex:dateUtc="2025-03-25T15:46:00Z">
    <w16cex:extLst>
      <w16:ext w16:uri="{CE6994B0-6A32-4C9F-8C6B-6E91EDA988CE}">
        <cr:reactions xmlns:cr="http://schemas.microsoft.com/office/comments/2020/reactions">
          <cr:reaction reactionType="1">
            <cr:reactionInfo dateUtc="2025-03-31T23:20:00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7DBC1DFB" w16cex:dateUtc="2025-03-31T23:20:00Z"/>
  <w16cex:commentExtensible w16cex:durableId="5084F75E" w16cex:dateUtc="2025-03-25T15:47:00Z">
    <w16cex:extLst>
      <w16:ext w16:uri="{CE6994B0-6A32-4C9F-8C6B-6E91EDA988CE}">
        <cr:reactions xmlns:cr="http://schemas.microsoft.com/office/comments/2020/reactions">
          <cr:reaction reactionType="1">
            <cr:reactionInfo dateUtc="2025-03-31T23:08:08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14D762B3" w16cex:dateUtc="2025-03-25T15:47:00Z"/>
  <w16cex:commentExtensible w16cex:durableId="6A027A60" w16cex:dateUtc="2025-03-25T15:57:00Z"/>
  <w16cex:commentExtensible w16cex:durableId="284710A7" w16cex:dateUtc="2025-03-31T23:08:00Z"/>
  <w16cex:commentExtensible w16cex:durableId="454D2544" w16cex:dateUtc="2025-03-25T15:52:00Z">
    <w16cex:extLst>
      <w16:ext w16:uri="{CE6994B0-6A32-4C9F-8C6B-6E91EDA988CE}">
        <cr:reactions xmlns:cr="http://schemas.microsoft.com/office/comments/2020/reactions">
          <cr:reaction reactionType="1">
            <cr:reactionInfo dateUtc="2025-03-31T23:09:30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284FEB94" w16cex:dateUtc="2025-03-31T23:09:00Z"/>
  <w16cex:commentExtensible w16cex:durableId="6EB23823" w16cex:dateUtc="2025-03-25T15:54:00Z">
    <w16cex:extLst>
      <w16:ext w16:uri="{CE6994B0-6A32-4C9F-8C6B-6E91EDA988CE}">
        <cr:reactions xmlns:cr="http://schemas.microsoft.com/office/comments/2020/reactions">
          <cr:reaction reactionType="1">
            <cr:reactionInfo dateUtc="2025-03-31T23:11:58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5575E887" w16cex:dateUtc="2025-03-25T15:55:00Z"/>
  <w16cex:commentExtensible w16cex:durableId="080A0F8C" w16cex:dateUtc="2025-03-27T18:14:00Z"/>
  <w16cex:commentExtensible w16cex:durableId="6450B691" w16cex:dateUtc="2025-03-31T23:11:00Z"/>
  <w16cex:commentExtensible w16cex:durableId="36352F9B" w16cex:dateUtc="2025-03-25T15:58:00Z">
    <w16cex:extLst>
      <w16:ext w16:uri="{CE6994B0-6A32-4C9F-8C6B-6E91EDA988CE}">
        <cr:reactions xmlns:cr="http://schemas.microsoft.com/office/comments/2020/reactions">
          <cr:reaction reactionType="1">
            <cr:reactionInfo dateUtc="2025-03-31T23:12:56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7427FF37" w16cex:dateUtc="2025-03-31T23:12:00Z"/>
  <w16cex:commentExtensible w16cex:durableId="5DDA229F" w16cex:dateUtc="2025-03-25T16:01:00Z">
    <w16cex:extLst>
      <w16:ext w16:uri="{CE6994B0-6A32-4C9F-8C6B-6E91EDA988CE}">
        <cr:reactions xmlns:cr="http://schemas.microsoft.com/office/comments/2020/reactions">
          <cr:reaction reactionType="1">
            <cr:reactionInfo dateUtc="2025-03-31T23:14:17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5D927CE6" w16cex:dateUtc="2025-03-31T23:14:00Z"/>
  <w16cex:commentExtensible w16cex:durableId="132B2096" w16cex:dateUtc="2025-03-25T16:01:00Z">
    <w16cex:extLst>
      <w16:ext w16:uri="{CE6994B0-6A32-4C9F-8C6B-6E91EDA988CE}">
        <cr:reactions xmlns:cr="http://schemas.microsoft.com/office/comments/2020/reactions">
          <cr:reaction reactionType="1">
            <cr:reactionInfo dateUtc="2025-03-31T23:14:33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0F84D515" w16cex:dateUtc="2025-03-31T23:14:00Z"/>
  <w16cex:commentExtensible w16cex:durableId="485C1B37" w16cex:dateUtc="2025-03-31T16:42:00Z">
    <w16cex:extLst>
      <w16:ext w16:uri="{CE6994B0-6A32-4C9F-8C6B-6E91EDA988CE}">
        <cr:reactions xmlns:cr="http://schemas.microsoft.com/office/comments/2020/reactions">
          <cr:reaction reactionType="1">
            <cr:reactionInfo dateUtc="2025-03-31T23:16:27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33AF6F13" w16cex:dateUtc="2025-03-31T23:16:00Z"/>
  <w16cex:commentExtensible w16cex:durableId="414B53D3" w16cex:dateUtc="2025-03-31T16:42:00Z">
    <w16cex:extLst>
      <w16:ext w16:uri="{CE6994B0-6A32-4C9F-8C6B-6E91EDA988CE}">
        <cr:reactions xmlns:cr="http://schemas.microsoft.com/office/comments/2020/reactions">
          <cr:reaction reactionType="1">
            <cr:reactionInfo dateUtc="2025-03-31T23:19:36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327FA385" w16cex:dateUtc="2025-03-31T23:19:00Z"/>
  <w16cex:commentExtensible w16cex:durableId="64A49268" w16cex:dateUtc="2025-03-25T16:06:00Z">
    <w16cex:extLst>
      <w16:ext w16:uri="{CE6994B0-6A32-4C9F-8C6B-6E91EDA988CE}">
        <cr:reactions xmlns:cr="http://schemas.microsoft.com/office/comments/2020/reactions">
          <cr:reaction reactionType="1">
            <cr:reactionInfo dateUtc="2025-03-31T23:19:39Z">
              <cr:user userId="00246fcad2dbc7b6" userProvider="Windows Live" userName="Joe Boyd"/>
            </cr:reactionInfo>
          </cr:reaction>
        </cr:reactions>
      </w16:ext>
    </w16cex:extLst>
  </w16cex:commentExtensible>
  <w16cex:commentExtensible w16cex:durableId="2B585A7C" w16cex:dateUtc="2025-03-31T23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323A08" w16cid:durableId="3C1C73BB"/>
  <w16cid:commentId w16cid:paraId="7A52204D" w16cid:durableId="063D5589"/>
  <w16cid:commentId w16cid:paraId="4104E14E" w16cid:durableId="04E794A0"/>
  <w16cid:commentId w16cid:paraId="2E84A036" w16cid:durableId="5D121DC4"/>
  <w16cid:commentId w16cid:paraId="44BA850A" w16cid:durableId="63A9D547"/>
  <w16cid:commentId w16cid:paraId="02B080E4" w16cid:durableId="4C8D31D6"/>
  <w16cid:commentId w16cid:paraId="34FF7583" w16cid:durableId="02D7F068"/>
  <w16cid:commentId w16cid:paraId="6199150C" w16cid:durableId="6F94E167"/>
  <w16cid:commentId w16cid:paraId="68B455E1" w16cid:durableId="6D0C88D8"/>
  <w16cid:commentId w16cid:paraId="4EAA6968" w16cid:durableId="0AFAEB48"/>
  <w16cid:commentId w16cid:paraId="781C679F" w16cid:durableId="68C06DAF"/>
  <w16cid:commentId w16cid:paraId="72AF7A63" w16cid:durableId="792D3CAA"/>
  <w16cid:commentId w16cid:paraId="57E63574" w16cid:durableId="30552CAE"/>
  <w16cid:commentId w16cid:paraId="3DBEE2C4" w16cid:durableId="08F99A09"/>
  <w16cid:commentId w16cid:paraId="1182B7C0" w16cid:durableId="7B57F8A0"/>
  <w16cid:commentId w16cid:paraId="672C444F" w16cid:durableId="56B3059B"/>
  <w16cid:commentId w16cid:paraId="55017347" w16cid:durableId="6F965901"/>
  <w16cid:commentId w16cid:paraId="56DEA8C5" w16cid:durableId="36FEF519"/>
  <w16cid:commentId w16cid:paraId="7B21FC81" w16cid:durableId="0D0CE185"/>
  <w16cid:commentId w16cid:paraId="2D931ADB" w16cid:durableId="7DBC1DFB"/>
  <w16cid:commentId w16cid:paraId="4D3FC387" w16cid:durableId="5084F75E"/>
  <w16cid:commentId w16cid:paraId="094B3987" w16cid:durableId="14D762B3"/>
  <w16cid:commentId w16cid:paraId="12225FFF" w16cid:durableId="6A027A60"/>
  <w16cid:commentId w16cid:paraId="55FCD9EE" w16cid:durableId="284710A7"/>
  <w16cid:commentId w16cid:paraId="12263E99" w16cid:durableId="454D2544"/>
  <w16cid:commentId w16cid:paraId="65991500" w16cid:durableId="284FEB94"/>
  <w16cid:commentId w16cid:paraId="37583040" w16cid:durableId="6EB23823"/>
  <w16cid:commentId w16cid:paraId="6894A270" w16cid:durableId="5575E887"/>
  <w16cid:commentId w16cid:paraId="7CC18AAB" w16cid:durableId="080A0F8C"/>
  <w16cid:commentId w16cid:paraId="7E7B10E3" w16cid:durableId="6450B691"/>
  <w16cid:commentId w16cid:paraId="29D1B85E" w16cid:durableId="36352F9B"/>
  <w16cid:commentId w16cid:paraId="60A86FE9" w16cid:durableId="7427FF37"/>
  <w16cid:commentId w16cid:paraId="208B8E15" w16cid:durableId="5DDA229F"/>
  <w16cid:commentId w16cid:paraId="16370079" w16cid:durableId="5D927CE6"/>
  <w16cid:commentId w16cid:paraId="5A19EC26" w16cid:durableId="132B2096"/>
  <w16cid:commentId w16cid:paraId="05546E8D" w16cid:durableId="0F84D515"/>
  <w16cid:commentId w16cid:paraId="2EFB98A2" w16cid:durableId="485C1B37"/>
  <w16cid:commentId w16cid:paraId="4E7C4C88" w16cid:durableId="33AF6F13"/>
  <w16cid:commentId w16cid:paraId="7EAD16CD" w16cid:durableId="414B53D3"/>
  <w16cid:commentId w16cid:paraId="5EB749A2" w16cid:durableId="327FA385"/>
  <w16cid:commentId w16cid:paraId="418B29F0" w16cid:durableId="64A49268"/>
  <w16cid:commentId w16cid:paraId="43C1583A" w16cid:durableId="2B585A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9E8"/>
    <w:multiLevelType w:val="hybridMultilevel"/>
    <w:tmpl w:val="6FD8228A"/>
    <w:lvl w:ilvl="0" w:tplc="5226FE0E">
      <w:start w:val="1"/>
      <w:numFmt w:val="decimal"/>
      <w:lvlText w:val="%1)"/>
      <w:lvlJc w:val="left"/>
      <w:pPr>
        <w:ind w:left="1020" w:hanging="360"/>
      </w:pPr>
    </w:lvl>
    <w:lvl w:ilvl="1" w:tplc="0568A1A4">
      <w:start w:val="1"/>
      <w:numFmt w:val="decimal"/>
      <w:lvlText w:val="%2)"/>
      <w:lvlJc w:val="left"/>
      <w:pPr>
        <w:ind w:left="1020" w:hanging="360"/>
      </w:pPr>
    </w:lvl>
    <w:lvl w:ilvl="2" w:tplc="A1829CAC">
      <w:start w:val="1"/>
      <w:numFmt w:val="decimal"/>
      <w:lvlText w:val="%3)"/>
      <w:lvlJc w:val="left"/>
      <w:pPr>
        <w:ind w:left="1020" w:hanging="360"/>
      </w:pPr>
    </w:lvl>
    <w:lvl w:ilvl="3" w:tplc="15D27B52">
      <w:start w:val="1"/>
      <w:numFmt w:val="decimal"/>
      <w:lvlText w:val="%4)"/>
      <w:lvlJc w:val="left"/>
      <w:pPr>
        <w:ind w:left="1020" w:hanging="360"/>
      </w:pPr>
    </w:lvl>
    <w:lvl w:ilvl="4" w:tplc="8F66D582">
      <w:start w:val="1"/>
      <w:numFmt w:val="decimal"/>
      <w:lvlText w:val="%5)"/>
      <w:lvlJc w:val="left"/>
      <w:pPr>
        <w:ind w:left="1020" w:hanging="360"/>
      </w:pPr>
    </w:lvl>
    <w:lvl w:ilvl="5" w:tplc="7E527214">
      <w:start w:val="1"/>
      <w:numFmt w:val="decimal"/>
      <w:lvlText w:val="%6)"/>
      <w:lvlJc w:val="left"/>
      <w:pPr>
        <w:ind w:left="1020" w:hanging="360"/>
      </w:pPr>
    </w:lvl>
    <w:lvl w:ilvl="6" w:tplc="FA4E4F00">
      <w:start w:val="1"/>
      <w:numFmt w:val="decimal"/>
      <w:lvlText w:val="%7)"/>
      <w:lvlJc w:val="left"/>
      <w:pPr>
        <w:ind w:left="1020" w:hanging="360"/>
      </w:pPr>
    </w:lvl>
    <w:lvl w:ilvl="7" w:tplc="070CD4FC">
      <w:start w:val="1"/>
      <w:numFmt w:val="decimal"/>
      <w:lvlText w:val="%8)"/>
      <w:lvlJc w:val="left"/>
      <w:pPr>
        <w:ind w:left="1020" w:hanging="360"/>
      </w:pPr>
    </w:lvl>
    <w:lvl w:ilvl="8" w:tplc="84F41756">
      <w:start w:val="1"/>
      <w:numFmt w:val="decimal"/>
      <w:lvlText w:val="%9)"/>
      <w:lvlJc w:val="left"/>
      <w:pPr>
        <w:ind w:left="1020" w:hanging="360"/>
      </w:pPr>
    </w:lvl>
  </w:abstractNum>
  <w:abstractNum w:abstractNumId="1" w15:restartNumberingAfterBreak="0">
    <w:nsid w:val="05DB5EF1"/>
    <w:multiLevelType w:val="hybridMultilevel"/>
    <w:tmpl w:val="2D08F61A"/>
    <w:lvl w:ilvl="0" w:tplc="F99429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C24F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71838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CA80F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F0E81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F7A85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BDA7E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8DCA2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36216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0FB7122F"/>
    <w:multiLevelType w:val="hybridMultilevel"/>
    <w:tmpl w:val="38F45F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587EDE"/>
    <w:multiLevelType w:val="hybridMultilevel"/>
    <w:tmpl w:val="D4FC5242"/>
    <w:lvl w:ilvl="0" w:tplc="2D708C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066CFE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62436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4206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DE07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6C3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BC51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46DB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527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5D80B3D"/>
    <w:multiLevelType w:val="hybridMultilevel"/>
    <w:tmpl w:val="9AB6C41C"/>
    <w:lvl w:ilvl="0" w:tplc="FBEAFBE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8D86EB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A6ED5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92A8CF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1A0EFF0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2E9A41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8B967F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A8433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1FE51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5" w15:restartNumberingAfterBreak="0">
    <w:nsid w:val="2C0C0AA0"/>
    <w:multiLevelType w:val="hybridMultilevel"/>
    <w:tmpl w:val="B770B936"/>
    <w:lvl w:ilvl="0" w:tplc="BC3E44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D049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4C41D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71055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35613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E820A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CCA8F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E3673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E46C3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3127512E"/>
    <w:multiLevelType w:val="hybridMultilevel"/>
    <w:tmpl w:val="F51EFF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E7720E"/>
    <w:multiLevelType w:val="hybridMultilevel"/>
    <w:tmpl w:val="AAF2A1C8"/>
    <w:lvl w:ilvl="0" w:tplc="285C9A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E4458A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694FD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28B4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3048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6EE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34FF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BAE9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D826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D23074D"/>
    <w:multiLevelType w:val="multilevel"/>
    <w:tmpl w:val="67D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8567C"/>
    <w:multiLevelType w:val="hybridMultilevel"/>
    <w:tmpl w:val="1D62AEE8"/>
    <w:lvl w:ilvl="0" w:tplc="8D7C37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A2C18C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8CE8D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8826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80AA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C03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B2A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7EA9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1EA7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9542A50"/>
    <w:multiLevelType w:val="hybridMultilevel"/>
    <w:tmpl w:val="129C2CC8"/>
    <w:lvl w:ilvl="0" w:tplc="4EAEE8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BEC670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C41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8055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68AB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027E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9484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C68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7E44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92029234">
    <w:abstractNumId w:val="3"/>
  </w:num>
  <w:num w:numId="2" w16cid:durableId="1486630143">
    <w:abstractNumId w:val="9"/>
  </w:num>
  <w:num w:numId="3" w16cid:durableId="1459494596">
    <w:abstractNumId w:val="10"/>
  </w:num>
  <w:num w:numId="4" w16cid:durableId="2023510565">
    <w:abstractNumId w:val="7"/>
  </w:num>
  <w:num w:numId="5" w16cid:durableId="750391961">
    <w:abstractNumId w:val="2"/>
  </w:num>
  <w:num w:numId="6" w16cid:durableId="1335375724">
    <w:abstractNumId w:val="6"/>
  </w:num>
  <w:num w:numId="7" w16cid:durableId="1145203347">
    <w:abstractNumId w:val="8"/>
  </w:num>
  <w:num w:numId="8" w16cid:durableId="1154026211">
    <w:abstractNumId w:val="5"/>
  </w:num>
  <w:num w:numId="9" w16cid:durableId="601298319">
    <w:abstractNumId w:val="1"/>
  </w:num>
  <w:num w:numId="10" w16cid:durableId="333382346">
    <w:abstractNumId w:val="4"/>
  </w:num>
  <w:num w:numId="11" w16cid:durableId="114774986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illai, Monisha">
    <w15:presenceInfo w15:providerId="AD" w15:userId="S::monisha.pillai@bausch.com::721db527-1df6-4d29-b2e1-0846fc7a54a0"/>
  </w15:person>
  <w15:person w15:author="Joe Boyd">
    <w15:presenceInfo w15:providerId="Windows Live" w15:userId="00246fcad2dbc7b6"/>
  </w15:person>
  <w15:person w15:author="Kostesich, Ashleigh">
    <w15:presenceInfo w15:providerId="AD" w15:userId="S::ashleigh.kostesich@bausch.com::96a15149-4bce-45d8-b96c-1e6431248d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5C"/>
    <w:rsid w:val="0003121F"/>
    <w:rsid w:val="000E0A88"/>
    <w:rsid w:val="000E7961"/>
    <w:rsid w:val="001263B7"/>
    <w:rsid w:val="00132B39"/>
    <w:rsid w:val="00136AE7"/>
    <w:rsid w:val="001460AD"/>
    <w:rsid w:val="00161657"/>
    <w:rsid w:val="00171E1F"/>
    <w:rsid w:val="001D46FB"/>
    <w:rsid w:val="001D75DE"/>
    <w:rsid w:val="00201DF8"/>
    <w:rsid w:val="002110D7"/>
    <w:rsid w:val="0021447B"/>
    <w:rsid w:val="00241FCC"/>
    <w:rsid w:val="00265A56"/>
    <w:rsid w:val="002802A8"/>
    <w:rsid w:val="002E53C7"/>
    <w:rsid w:val="002E58A5"/>
    <w:rsid w:val="00320FDB"/>
    <w:rsid w:val="003234EA"/>
    <w:rsid w:val="003254BD"/>
    <w:rsid w:val="003548DD"/>
    <w:rsid w:val="003609CC"/>
    <w:rsid w:val="003670FB"/>
    <w:rsid w:val="00371030"/>
    <w:rsid w:val="00373BD6"/>
    <w:rsid w:val="00390F5E"/>
    <w:rsid w:val="003956B5"/>
    <w:rsid w:val="003B7A8F"/>
    <w:rsid w:val="003C0F22"/>
    <w:rsid w:val="003F5E50"/>
    <w:rsid w:val="00401F32"/>
    <w:rsid w:val="00415540"/>
    <w:rsid w:val="00424B72"/>
    <w:rsid w:val="004624EE"/>
    <w:rsid w:val="00463553"/>
    <w:rsid w:val="004B775C"/>
    <w:rsid w:val="004E638C"/>
    <w:rsid w:val="004E7D19"/>
    <w:rsid w:val="004F0631"/>
    <w:rsid w:val="00502E49"/>
    <w:rsid w:val="0052653E"/>
    <w:rsid w:val="00532605"/>
    <w:rsid w:val="00544260"/>
    <w:rsid w:val="00545B81"/>
    <w:rsid w:val="00547296"/>
    <w:rsid w:val="005522B8"/>
    <w:rsid w:val="00570B8F"/>
    <w:rsid w:val="0057230D"/>
    <w:rsid w:val="00572E63"/>
    <w:rsid w:val="00576E8C"/>
    <w:rsid w:val="005B3CBD"/>
    <w:rsid w:val="005B48EE"/>
    <w:rsid w:val="005B5C46"/>
    <w:rsid w:val="005C1D7E"/>
    <w:rsid w:val="005C2A69"/>
    <w:rsid w:val="005F4C13"/>
    <w:rsid w:val="00607E76"/>
    <w:rsid w:val="00660758"/>
    <w:rsid w:val="006728B3"/>
    <w:rsid w:val="006732DD"/>
    <w:rsid w:val="006735FD"/>
    <w:rsid w:val="006A3ECB"/>
    <w:rsid w:val="007360B1"/>
    <w:rsid w:val="00751DEC"/>
    <w:rsid w:val="007574C6"/>
    <w:rsid w:val="007A0CD2"/>
    <w:rsid w:val="007A5F79"/>
    <w:rsid w:val="007A5FAD"/>
    <w:rsid w:val="007D0E40"/>
    <w:rsid w:val="008150BE"/>
    <w:rsid w:val="00831BB2"/>
    <w:rsid w:val="00861734"/>
    <w:rsid w:val="008E4041"/>
    <w:rsid w:val="008F21B1"/>
    <w:rsid w:val="008F4FD2"/>
    <w:rsid w:val="00925772"/>
    <w:rsid w:val="00957FE1"/>
    <w:rsid w:val="00994376"/>
    <w:rsid w:val="009A5C49"/>
    <w:rsid w:val="009B7F78"/>
    <w:rsid w:val="009E1B22"/>
    <w:rsid w:val="009F4217"/>
    <w:rsid w:val="00A041E5"/>
    <w:rsid w:val="00A071BD"/>
    <w:rsid w:val="00A2080A"/>
    <w:rsid w:val="00A66FE3"/>
    <w:rsid w:val="00AA379E"/>
    <w:rsid w:val="00AD4200"/>
    <w:rsid w:val="00B22A6C"/>
    <w:rsid w:val="00B52950"/>
    <w:rsid w:val="00BE7472"/>
    <w:rsid w:val="00BF5095"/>
    <w:rsid w:val="00C00C88"/>
    <w:rsid w:val="00C41453"/>
    <w:rsid w:val="00C456D7"/>
    <w:rsid w:val="00C47842"/>
    <w:rsid w:val="00C84D84"/>
    <w:rsid w:val="00CA29D6"/>
    <w:rsid w:val="00CB6444"/>
    <w:rsid w:val="00CC2CEF"/>
    <w:rsid w:val="00CE3AB5"/>
    <w:rsid w:val="00D30D7E"/>
    <w:rsid w:val="00D518F5"/>
    <w:rsid w:val="00DA519F"/>
    <w:rsid w:val="00DC6E4D"/>
    <w:rsid w:val="00DC70E8"/>
    <w:rsid w:val="00DD2FE0"/>
    <w:rsid w:val="00DE1E7B"/>
    <w:rsid w:val="00DE790A"/>
    <w:rsid w:val="00DF1B2F"/>
    <w:rsid w:val="00E10740"/>
    <w:rsid w:val="00E569B0"/>
    <w:rsid w:val="00E724CF"/>
    <w:rsid w:val="00F0313C"/>
    <w:rsid w:val="00F051E1"/>
    <w:rsid w:val="00F05C0C"/>
    <w:rsid w:val="00F114C4"/>
    <w:rsid w:val="00F2292A"/>
    <w:rsid w:val="00F24F6B"/>
    <w:rsid w:val="00F311A3"/>
    <w:rsid w:val="00F627B4"/>
    <w:rsid w:val="00F70FD6"/>
    <w:rsid w:val="00FA3C92"/>
    <w:rsid w:val="00FB2090"/>
    <w:rsid w:val="00FB48A9"/>
    <w:rsid w:val="00FD3562"/>
    <w:rsid w:val="00FD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12E0DC"/>
  <w15:chartTrackingRefBased/>
  <w15:docId w15:val="{CB15D553-889A-4F6B-BB9D-7E9EBEB5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7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5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C2A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2A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2A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2A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2A6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C2A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5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6936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9382">
          <w:marLeft w:val="116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6214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2589">
          <w:marLeft w:val="116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2658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39869">
          <w:marLeft w:val="116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2842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2899">
          <w:marLeft w:val="116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Pikor</dc:creator>
  <cp:keywords/>
  <dc:description/>
  <cp:lastModifiedBy>Joe Boyd</cp:lastModifiedBy>
  <cp:revision>2</cp:revision>
  <dcterms:created xsi:type="dcterms:W3CDTF">2025-12-11T21:18:00Z</dcterms:created>
  <dcterms:modified xsi:type="dcterms:W3CDTF">2025-12-11T21:18:00Z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69483217-811a-48dc-a536-b5819317dcdd</vt:lpwstr>
  </property>
</Properties>
</file>
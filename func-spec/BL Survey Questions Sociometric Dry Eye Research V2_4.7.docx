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0451" w14:textId="14645166" w:rsidR="00C00C88" w:rsidRDefault="005C2A69" w:rsidP="004B775C">
      <w:pPr>
        <w:spacing w:after="0"/>
        <w:ind w:left="360" w:hanging="360"/>
        <w:rPr>
          <w:b/>
          <w:bCs/>
        </w:rPr>
      </w:pPr>
      <w:r>
        <w:rPr>
          <w:b/>
          <w:bCs/>
        </w:rPr>
        <w:t xml:space="preserve"> </w:t>
      </w:r>
      <w:r w:rsidR="00C00C88">
        <w:rPr>
          <w:noProof/>
        </w:rPr>
        <w:drawing>
          <wp:inline distT="0" distB="0" distL="0" distR="0" wp14:anchorId="6A0411E4" wp14:editId="6F303D99">
            <wp:extent cx="3493381" cy="330200"/>
            <wp:effectExtent l="0" t="0" r="0" b="0"/>
            <wp:docPr id="138107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4301" cy="331232"/>
                    </a:xfrm>
                    <a:prstGeom prst="rect">
                      <a:avLst/>
                    </a:prstGeom>
                    <a:noFill/>
                    <a:ln>
                      <a:noFill/>
                    </a:ln>
                  </pic:spPr>
                </pic:pic>
              </a:graphicData>
            </a:graphic>
          </wp:inline>
        </w:drawing>
      </w:r>
    </w:p>
    <w:p w14:paraId="66FCE3CE" w14:textId="77777777" w:rsidR="00C00C88" w:rsidRDefault="00C00C88" w:rsidP="004B775C">
      <w:pPr>
        <w:spacing w:after="0"/>
        <w:ind w:left="360" w:hanging="360"/>
        <w:rPr>
          <w:b/>
          <w:bCs/>
        </w:rPr>
      </w:pPr>
    </w:p>
    <w:p w14:paraId="5A10B721" w14:textId="730FA045" w:rsidR="000E7961" w:rsidRDefault="00F05C0C" w:rsidP="00F05C0C">
      <w:pPr>
        <w:spacing w:after="0"/>
        <w:rPr>
          <w:b/>
          <w:bCs/>
        </w:rPr>
      </w:pPr>
      <w:r w:rsidRPr="00310BF5">
        <w:rPr>
          <w:b/>
          <w:bCs/>
        </w:rPr>
        <w:t>Thought Leader Market Research Project for Dry Eye</w:t>
      </w:r>
    </w:p>
    <w:p w14:paraId="2D3396DA" w14:textId="77777777" w:rsidR="000E7961" w:rsidRDefault="000E7961" w:rsidP="004B775C">
      <w:pPr>
        <w:spacing w:after="0"/>
        <w:ind w:left="360" w:hanging="360"/>
        <w:rPr>
          <w:b/>
          <w:bCs/>
        </w:rPr>
      </w:pPr>
    </w:p>
    <w:p w14:paraId="5BC97006" w14:textId="4E4E4ED8" w:rsidR="004B775C" w:rsidRDefault="000E7961" w:rsidP="004B775C">
      <w:pPr>
        <w:spacing w:after="0"/>
        <w:ind w:left="360" w:hanging="360"/>
        <w:rPr>
          <w:b/>
          <w:bCs/>
        </w:rPr>
      </w:pPr>
      <w:r>
        <w:rPr>
          <w:b/>
          <w:bCs/>
        </w:rPr>
        <w:t>Survey</w:t>
      </w:r>
      <w:r w:rsidR="004B775C" w:rsidRPr="00994376">
        <w:rPr>
          <w:b/>
          <w:bCs/>
        </w:rPr>
        <w:t xml:space="preserve"> Questions:</w:t>
      </w:r>
    </w:p>
    <w:p w14:paraId="7BF7E477" w14:textId="77777777" w:rsidR="00D6694B" w:rsidRPr="00994376" w:rsidRDefault="00D6694B" w:rsidP="004B775C">
      <w:pPr>
        <w:spacing w:after="0"/>
        <w:ind w:left="360" w:hanging="360"/>
        <w:rPr>
          <w:b/>
          <w:bCs/>
        </w:rPr>
      </w:pPr>
    </w:p>
    <w:p w14:paraId="24181FE9" w14:textId="3AC8244C" w:rsidR="00FB48A9" w:rsidRDefault="004B775C" w:rsidP="004B775C">
      <w:pPr>
        <w:pStyle w:val="ListParagraph"/>
        <w:numPr>
          <w:ilvl w:val="0"/>
          <w:numId w:val="6"/>
        </w:numPr>
        <w:spacing w:after="0"/>
      </w:pPr>
      <w:r>
        <w:t xml:space="preserve">Please state your name: </w:t>
      </w:r>
      <w:r w:rsidR="00132B39">
        <w:t>(</w:t>
      </w:r>
      <w:r>
        <w:t>First, Last</w:t>
      </w:r>
      <w:r w:rsidR="00132B39">
        <w:t>)</w:t>
      </w:r>
    </w:p>
    <w:p w14:paraId="1731B483" w14:textId="77777777" w:rsidR="00B82EBD" w:rsidRDefault="00B82EBD" w:rsidP="00B82EBD">
      <w:pPr>
        <w:pStyle w:val="ListParagraph"/>
        <w:spacing w:after="0"/>
        <w:ind w:left="360"/>
      </w:pPr>
    </w:p>
    <w:p w14:paraId="7C27CA28" w14:textId="77777777" w:rsidR="00A70ECE" w:rsidRDefault="00FB48A9" w:rsidP="00A70ECE">
      <w:pPr>
        <w:pStyle w:val="ListParagraph"/>
        <w:numPr>
          <w:ilvl w:val="0"/>
          <w:numId w:val="6"/>
        </w:numPr>
        <w:spacing w:after="0"/>
      </w:pPr>
      <w:r>
        <w:t xml:space="preserve">Please select your </w:t>
      </w:r>
      <w:r w:rsidR="005F4C13">
        <w:t>t</w:t>
      </w:r>
      <w:r w:rsidR="004B775C">
        <w:t>itle</w:t>
      </w:r>
      <w:r w:rsidR="00AA379E">
        <w:t xml:space="preserve"> (</w:t>
      </w:r>
      <w:r w:rsidR="00A82E31">
        <w:t>drop-down</w:t>
      </w:r>
      <w:r w:rsidR="00AA379E">
        <w:t xml:space="preserve"> for title: MD, OD, DO</w:t>
      </w:r>
      <w:r w:rsidR="004B775C">
        <w:t>)</w:t>
      </w:r>
    </w:p>
    <w:p w14:paraId="3D5EED29" w14:textId="77777777" w:rsidR="00B82EBD" w:rsidRDefault="00B82EBD" w:rsidP="00B82EBD">
      <w:pPr>
        <w:spacing w:after="0"/>
      </w:pPr>
    </w:p>
    <w:p w14:paraId="708F3306" w14:textId="1929C047" w:rsidR="00A70ECE" w:rsidRDefault="00273FE2" w:rsidP="00A70ECE">
      <w:pPr>
        <w:pStyle w:val="ListParagraph"/>
        <w:numPr>
          <w:ilvl w:val="0"/>
          <w:numId w:val="6"/>
        </w:numPr>
        <w:spacing w:after="0"/>
      </w:pPr>
      <w:r>
        <w:t>Please indicate the number of y</w:t>
      </w:r>
      <w:r w:rsidR="00FF5E9D">
        <w:t xml:space="preserve">ears </w:t>
      </w:r>
      <w:r>
        <w:t>you have been in p</w:t>
      </w:r>
      <w:r w:rsidR="00FF5E9D">
        <w:t>ractice</w:t>
      </w:r>
      <w:r w:rsidR="00EC0A9B">
        <w:t>:</w:t>
      </w:r>
    </w:p>
    <w:p w14:paraId="7E489B11" w14:textId="77777777" w:rsidR="00B82EBD" w:rsidRDefault="00B82EBD" w:rsidP="00B82EBD">
      <w:pPr>
        <w:spacing w:after="0"/>
      </w:pPr>
    </w:p>
    <w:p w14:paraId="67BAD618" w14:textId="5B57AACB" w:rsidR="00A70ECE" w:rsidRDefault="00273FE2" w:rsidP="00A70ECE">
      <w:pPr>
        <w:pStyle w:val="ListParagraph"/>
        <w:numPr>
          <w:ilvl w:val="0"/>
          <w:numId w:val="6"/>
        </w:numPr>
        <w:spacing w:after="0"/>
      </w:pPr>
      <w:commentRangeStart w:id="0"/>
      <w:r>
        <w:t>Are you board</w:t>
      </w:r>
      <w:r w:rsidR="00A10411">
        <w:t>-</w:t>
      </w:r>
      <w:r>
        <w:t>certified</w:t>
      </w:r>
      <w:ins w:id="1" w:author="Pillai, Monisha" w:date="2025-04-04T17:17:00Z" w16du:dateUtc="2025-04-04T21:17:00Z">
        <w:r w:rsidR="001B20D6">
          <w:t xml:space="preserve"> or </w:t>
        </w:r>
        <w:proofErr w:type="gramStart"/>
        <w:r w:rsidR="001B20D6">
          <w:t>board</w:t>
        </w:r>
        <w:proofErr w:type="gramEnd"/>
        <w:r w:rsidR="001B20D6">
          <w:t xml:space="preserve"> eligible</w:t>
        </w:r>
      </w:ins>
      <w:r>
        <w:t>?</w:t>
      </w:r>
    </w:p>
    <w:p w14:paraId="20206D3C" w14:textId="4653AC2E" w:rsidR="00273FE2" w:rsidDel="001B20D6" w:rsidRDefault="00273FE2" w:rsidP="00B82EBD">
      <w:pPr>
        <w:pStyle w:val="ListParagraph"/>
        <w:numPr>
          <w:ilvl w:val="1"/>
          <w:numId w:val="6"/>
        </w:numPr>
        <w:spacing w:after="0"/>
        <w:rPr>
          <w:del w:id="2" w:author="Pillai, Monisha" w:date="2025-04-04T17:17:00Z" w16du:dateUtc="2025-04-04T21:17:00Z"/>
        </w:rPr>
      </w:pPr>
      <w:del w:id="3" w:author="Pillai, Monisha" w:date="2025-04-04T17:17:00Z" w16du:dateUtc="2025-04-04T21:17:00Z">
        <w:r w:rsidRPr="00273FE2" w:rsidDel="001B20D6">
          <w:delText>Yes, by the American Board of Ophthalmology (ABO)</w:delText>
        </w:r>
        <w:r w:rsidDel="001B20D6">
          <w:delText xml:space="preserve"> (MD only)</w:delText>
        </w:r>
      </w:del>
    </w:p>
    <w:p w14:paraId="6A0EB4B3" w14:textId="415A75D2" w:rsidR="00273FE2" w:rsidDel="001B20D6" w:rsidRDefault="00273FE2" w:rsidP="00B82EBD">
      <w:pPr>
        <w:pStyle w:val="ListParagraph"/>
        <w:numPr>
          <w:ilvl w:val="1"/>
          <w:numId w:val="6"/>
        </w:numPr>
        <w:spacing w:after="0"/>
        <w:rPr>
          <w:del w:id="4" w:author="Pillai, Monisha" w:date="2025-04-04T17:17:00Z" w16du:dateUtc="2025-04-04T21:17:00Z"/>
        </w:rPr>
      </w:pPr>
      <w:del w:id="5" w:author="Pillai, Monisha" w:date="2025-04-04T17:17:00Z" w16du:dateUtc="2025-04-04T21:17:00Z">
        <w:r w:rsidRPr="00273FE2" w:rsidDel="001B20D6">
          <w:delText>Yes, by the American Board of Optometry (ABO)</w:delText>
        </w:r>
        <w:r w:rsidDel="001B20D6">
          <w:delText xml:space="preserve"> (OD only)</w:delText>
        </w:r>
      </w:del>
    </w:p>
    <w:p w14:paraId="0DD7D693" w14:textId="71D5699F" w:rsidR="00273FE2" w:rsidRPr="00B82EBD" w:rsidDel="001B20D6" w:rsidRDefault="00273FE2" w:rsidP="00B82EBD">
      <w:pPr>
        <w:pStyle w:val="ListParagraph"/>
        <w:numPr>
          <w:ilvl w:val="1"/>
          <w:numId w:val="6"/>
        </w:numPr>
        <w:spacing w:after="0"/>
        <w:rPr>
          <w:del w:id="6" w:author="Pillai, Monisha" w:date="2025-04-04T17:17:00Z" w16du:dateUtc="2025-04-04T21:17:00Z"/>
        </w:rPr>
      </w:pPr>
      <w:del w:id="7" w:author="Pillai, Monisha" w:date="2025-04-04T17:17:00Z" w16du:dateUtc="2025-04-04T21:17:00Z">
        <w:r w:rsidRPr="00273FE2" w:rsidDel="001B20D6">
          <w:delText xml:space="preserve">Yes, by another recognized certification board </w:delText>
        </w:r>
      </w:del>
    </w:p>
    <w:p w14:paraId="75523BCC" w14:textId="35B6A4F1" w:rsidR="00273FE2" w:rsidRPr="00B82EBD" w:rsidDel="001B20D6" w:rsidRDefault="00273FE2" w:rsidP="00B82EBD">
      <w:pPr>
        <w:pStyle w:val="ListParagraph"/>
        <w:numPr>
          <w:ilvl w:val="1"/>
          <w:numId w:val="6"/>
        </w:numPr>
        <w:spacing w:after="0"/>
        <w:rPr>
          <w:del w:id="8" w:author="Pillai, Monisha" w:date="2025-04-04T17:17:00Z" w16du:dateUtc="2025-04-04T21:17:00Z"/>
        </w:rPr>
      </w:pPr>
      <w:del w:id="9" w:author="Pillai, Monisha" w:date="2025-04-04T17:17:00Z" w16du:dateUtc="2025-04-04T21:17:00Z">
        <w:r w:rsidRPr="00273FE2" w:rsidDel="001B20D6">
          <w:delText xml:space="preserve">No, but I am board eligible </w:delText>
        </w:r>
      </w:del>
    </w:p>
    <w:p w14:paraId="33F1D68F" w14:textId="565CC6B6" w:rsidR="00273FE2" w:rsidRDefault="00273FE2" w:rsidP="00B82EBD">
      <w:pPr>
        <w:pStyle w:val="ListParagraph"/>
        <w:numPr>
          <w:ilvl w:val="1"/>
          <w:numId w:val="6"/>
        </w:numPr>
        <w:spacing w:after="0"/>
        <w:rPr>
          <w:ins w:id="10" w:author="Pillai, Monisha" w:date="2025-04-04T17:17:00Z" w16du:dateUtc="2025-04-04T21:17:00Z"/>
        </w:rPr>
      </w:pPr>
      <w:del w:id="11" w:author="Pillai, Monisha" w:date="2025-04-04T17:17:00Z" w16du:dateUtc="2025-04-04T21:17:00Z">
        <w:r w:rsidRPr="00273FE2" w:rsidDel="001B20D6">
          <w:delText xml:space="preserve">No, I am not </w:delText>
        </w:r>
        <w:r w:rsidDel="001B20D6">
          <w:delText>board-certified</w:delText>
        </w:r>
      </w:del>
      <w:ins w:id="12" w:author="Pillai, Monisha" w:date="2025-04-04T17:17:00Z" w16du:dateUtc="2025-04-04T21:17:00Z">
        <w:r w:rsidR="001B20D6">
          <w:t>Yes</w:t>
        </w:r>
      </w:ins>
    </w:p>
    <w:p w14:paraId="5BA4C1C7" w14:textId="1273A5DF" w:rsidR="001B20D6" w:rsidRDefault="001B20D6" w:rsidP="00B82EBD">
      <w:pPr>
        <w:pStyle w:val="ListParagraph"/>
        <w:numPr>
          <w:ilvl w:val="1"/>
          <w:numId w:val="6"/>
        </w:numPr>
        <w:spacing w:after="0"/>
      </w:pPr>
      <w:ins w:id="13" w:author="Pillai, Monisha" w:date="2025-04-04T17:17:00Z" w16du:dateUtc="2025-04-04T21:17:00Z">
        <w:r>
          <w:t>No</w:t>
        </w:r>
        <w:commentRangeEnd w:id="0"/>
        <w:r>
          <w:rPr>
            <w:rStyle w:val="CommentReference"/>
          </w:rPr>
          <w:commentReference w:id="0"/>
        </w:r>
      </w:ins>
    </w:p>
    <w:p w14:paraId="69D88C2E" w14:textId="77777777" w:rsidR="00CF774C" w:rsidRDefault="00CF774C" w:rsidP="00CF774C">
      <w:pPr>
        <w:pStyle w:val="ListParagraph"/>
        <w:spacing w:after="0"/>
        <w:ind w:left="1080"/>
      </w:pPr>
    </w:p>
    <w:p w14:paraId="7DC1B67F" w14:textId="7D931C11" w:rsidR="004B775C" w:rsidRDefault="00994376" w:rsidP="004B775C">
      <w:pPr>
        <w:pStyle w:val="ListParagraph"/>
        <w:numPr>
          <w:ilvl w:val="0"/>
          <w:numId w:val="6"/>
        </w:numPr>
        <w:spacing w:after="0"/>
      </w:pPr>
      <w:r>
        <w:t xml:space="preserve">Please tell us the </w:t>
      </w:r>
      <w:r w:rsidR="00AA379E">
        <w:t>name and location of your practice (Zip</w:t>
      </w:r>
      <w:r w:rsidR="00D4217C">
        <w:t xml:space="preserve"> Code</w:t>
      </w:r>
      <w:r w:rsidR="00AA379E">
        <w:t>)</w:t>
      </w:r>
      <w:r>
        <w:t>:</w:t>
      </w:r>
    </w:p>
    <w:p w14:paraId="53F1E54F" w14:textId="6401AFF6" w:rsidR="00D83B23" w:rsidRDefault="00502570" w:rsidP="00D83B23">
      <w:pPr>
        <w:pStyle w:val="ListParagraph"/>
        <w:numPr>
          <w:ilvl w:val="1"/>
          <w:numId w:val="6"/>
        </w:numPr>
        <w:spacing w:after="0"/>
      </w:pPr>
      <w:commentRangeStart w:id="14"/>
      <w:commentRangeStart w:id="15"/>
      <w:r>
        <w:t>Disclaimer</w:t>
      </w:r>
      <w:r w:rsidR="00D83B23">
        <w:t xml:space="preserve"> for </w:t>
      </w:r>
      <w:r w:rsidR="00FF5E9D">
        <w:t>VT, MA, DC re: non-compensation for participation</w:t>
      </w:r>
      <w:commentRangeEnd w:id="14"/>
      <w:r w:rsidR="00A10411">
        <w:rPr>
          <w:rStyle w:val="CommentReference"/>
        </w:rPr>
        <w:commentReference w:id="14"/>
      </w:r>
      <w:commentRangeEnd w:id="15"/>
      <w:r w:rsidR="00B73F56">
        <w:rPr>
          <w:rStyle w:val="CommentReference"/>
        </w:rPr>
        <w:commentReference w:id="15"/>
      </w:r>
    </w:p>
    <w:p w14:paraId="761CF0CB" w14:textId="77777777" w:rsidR="00484FF7" w:rsidRDefault="00484FF7" w:rsidP="00501BCD">
      <w:pPr>
        <w:pStyle w:val="ListParagraph"/>
        <w:spacing w:after="0"/>
        <w:ind w:left="1080"/>
      </w:pPr>
    </w:p>
    <w:p w14:paraId="785A4071" w14:textId="77777777" w:rsidR="00E569B0" w:rsidRDefault="00E569B0" w:rsidP="004B775C">
      <w:pPr>
        <w:pStyle w:val="ListParagraph"/>
        <w:numPr>
          <w:ilvl w:val="0"/>
          <w:numId w:val="6"/>
        </w:numPr>
        <w:spacing w:after="0"/>
      </w:pPr>
      <w:r w:rsidRPr="00E569B0">
        <w:t xml:space="preserve">Please select what best describes your practice setting (select all that apply): </w:t>
      </w:r>
    </w:p>
    <w:p w14:paraId="65798200" w14:textId="11F3A74C"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 xml:space="preserve">Solo </w:t>
      </w:r>
      <w:r w:rsidR="00351B7F">
        <w:rPr>
          <w:rFonts w:asciiTheme="minorHAnsi" w:hAnsiTheme="minorHAnsi" w:cstheme="minorHAnsi"/>
          <w:color w:val="222222"/>
          <w:sz w:val="22"/>
          <w:szCs w:val="22"/>
        </w:rPr>
        <w:t xml:space="preserve">Provider </w:t>
      </w:r>
      <w:r w:rsidRPr="00D4217C">
        <w:rPr>
          <w:rFonts w:asciiTheme="minorHAnsi" w:hAnsiTheme="minorHAnsi" w:cstheme="minorHAnsi"/>
          <w:color w:val="222222"/>
          <w:sz w:val="22"/>
          <w:szCs w:val="22"/>
        </w:rPr>
        <w:t>Ophthalmology Practice</w:t>
      </w:r>
    </w:p>
    <w:p w14:paraId="017D1484" w14:textId="75DB5A6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 xml:space="preserve">Solo </w:t>
      </w:r>
      <w:r w:rsidR="00351B7F">
        <w:rPr>
          <w:rFonts w:asciiTheme="minorHAnsi" w:hAnsiTheme="minorHAnsi" w:cstheme="minorHAnsi"/>
          <w:color w:val="222222"/>
          <w:sz w:val="22"/>
          <w:szCs w:val="22"/>
        </w:rPr>
        <w:t xml:space="preserve">Provider </w:t>
      </w:r>
      <w:r w:rsidRPr="00D4217C">
        <w:rPr>
          <w:rFonts w:asciiTheme="minorHAnsi" w:hAnsiTheme="minorHAnsi" w:cstheme="minorHAnsi"/>
          <w:color w:val="222222"/>
          <w:sz w:val="22"/>
          <w:szCs w:val="22"/>
        </w:rPr>
        <w:t>Optometry Practice</w:t>
      </w:r>
    </w:p>
    <w:p w14:paraId="3688CF9D" w14:textId="252C7758" w:rsidR="00D4217C" w:rsidRPr="00D4217C" w:rsidRDefault="0060099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Multiple-provider</w:t>
      </w:r>
      <w:r w:rsidR="00D4217C" w:rsidRPr="00D4217C">
        <w:rPr>
          <w:rFonts w:asciiTheme="minorHAnsi" w:hAnsiTheme="minorHAnsi" w:cstheme="minorHAnsi"/>
          <w:color w:val="222222"/>
          <w:sz w:val="22"/>
          <w:szCs w:val="22"/>
        </w:rPr>
        <w:t xml:space="preserve"> Ophthalmology Practice</w:t>
      </w:r>
    </w:p>
    <w:p w14:paraId="399194B3" w14:textId="4D148BB4" w:rsidR="00D4217C" w:rsidRPr="00D4217C" w:rsidRDefault="0060099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Multiple-provider</w:t>
      </w:r>
      <w:r w:rsidRPr="00D4217C">
        <w:rPr>
          <w:rFonts w:asciiTheme="minorHAnsi" w:hAnsiTheme="minorHAnsi" w:cstheme="minorHAnsi"/>
          <w:color w:val="222222"/>
          <w:sz w:val="22"/>
          <w:szCs w:val="22"/>
        </w:rPr>
        <w:t xml:space="preserve"> </w:t>
      </w:r>
      <w:r w:rsidR="00D4217C" w:rsidRPr="00D4217C">
        <w:rPr>
          <w:rFonts w:asciiTheme="minorHAnsi" w:hAnsiTheme="minorHAnsi" w:cstheme="minorHAnsi"/>
          <w:color w:val="222222"/>
          <w:sz w:val="22"/>
          <w:szCs w:val="22"/>
        </w:rPr>
        <w:t>Optometry Practice</w:t>
      </w:r>
    </w:p>
    <w:p w14:paraId="21027417"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Combination MD/OD Practice</w:t>
      </w:r>
    </w:p>
    <w:p w14:paraId="762C60C2"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Corporate OD practice</w:t>
      </w:r>
    </w:p>
    <w:p w14:paraId="74C46AC3" w14:textId="77777777" w:rsidR="00265EFF" w:rsidRPr="00501BCD" w:rsidRDefault="00980254"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Pr>
          <w:rFonts w:asciiTheme="minorHAnsi" w:hAnsiTheme="minorHAnsi" w:cstheme="minorHAnsi"/>
          <w:color w:val="222222"/>
          <w:sz w:val="22"/>
          <w:szCs w:val="22"/>
        </w:rPr>
        <w:t>Hospital</w:t>
      </w:r>
    </w:p>
    <w:p w14:paraId="1F88DA7B" w14:textId="4DD50383"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commentRangeStart w:id="16"/>
      <w:commentRangeStart w:id="17"/>
      <w:r>
        <w:rPr>
          <w:rFonts w:asciiTheme="minorHAnsi" w:hAnsiTheme="minorHAnsi" w:cstheme="minorHAnsi"/>
          <w:color w:val="222222"/>
          <w:sz w:val="22"/>
          <w:szCs w:val="22"/>
        </w:rPr>
        <w:t>Academic</w:t>
      </w:r>
      <w:r w:rsidR="00B6571D">
        <w:rPr>
          <w:rFonts w:asciiTheme="minorHAnsi" w:hAnsiTheme="minorHAnsi" w:cstheme="minorHAnsi"/>
          <w:color w:val="222222"/>
          <w:sz w:val="22"/>
          <w:szCs w:val="22"/>
        </w:rPr>
        <w:t>/</w:t>
      </w:r>
      <w:r w:rsidRPr="00D4217C">
        <w:rPr>
          <w:rFonts w:asciiTheme="minorHAnsi" w:hAnsiTheme="minorHAnsi" w:cstheme="minorHAnsi"/>
          <w:color w:val="222222"/>
          <w:sz w:val="22"/>
          <w:szCs w:val="22"/>
        </w:rPr>
        <w:t>Teaching Institution</w:t>
      </w:r>
      <w:commentRangeEnd w:id="16"/>
      <w:r w:rsidR="00B6571D">
        <w:rPr>
          <w:rStyle w:val="CommentReference"/>
          <w:rFonts w:asciiTheme="minorHAnsi" w:eastAsiaTheme="minorHAnsi" w:hAnsiTheme="minorHAnsi" w:cstheme="minorBidi"/>
          <w:kern w:val="2"/>
          <w14:ligatures w14:val="standardContextual"/>
        </w:rPr>
        <w:commentReference w:id="16"/>
      </w:r>
      <w:commentRangeEnd w:id="17"/>
      <w:r w:rsidR="00337D31">
        <w:rPr>
          <w:rStyle w:val="CommentReference"/>
          <w:rFonts w:asciiTheme="minorHAnsi" w:eastAsiaTheme="minorHAnsi" w:hAnsiTheme="minorHAnsi" w:cstheme="minorBidi"/>
          <w:kern w:val="2"/>
          <w14:ligatures w14:val="standardContextual"/>
        </w:rPr>
        <w:commentReference w:id="17"/>
      </w:r>
    </w:p>
    <w:p w14:paraId="603258A7" w14:textId="20C35639" w:rsidR="00D4217C" w:rsidRPr="00B82EBD"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Other:</w:t>
      </w:r>
      <w:r>
        <w:rPr>
          <w:rFonts w:asciiTheme="minorHAnsi" w:hAnsiTheme="minorHAnsi" w:cstheme="minorHAnsi"/>
          <w:color w:val="222222"/>
          <w:sz w:val="22"/>
          <w:szCs w:val="22"/>
        </w:rPr>
        <w:t xml:space="preserve"> (please list)</w:t>
      </w:r>
    </w:p>
    <w:p w14:paraId="592FE8E0" w14:textId="77777777" w:rsidR="00484FF7" w:rsidRPr="00D4217C" w:rsidRDefault="00484FF7" w:rsidP="00B82EBD">
      <w:pPr>
        <w:pStyle w:val="m5059150111092679619msolistparagraph"/>
        <w:shd w:val="clear" w:color="auto" w:fill="FFFFFF"/>
        <w:spacing w:before="0" w:beforeAutospacing="0" w:after="0" w:afterAutospacing="0"/>
        <w:ind w:left="1080"/>
        <w:rPr>
          <w:rFonts w:asciiTheme="minorHAnsi" w:hAnsiTheme="minorHAnsi" w:cstheme="minorHAnsi"/>
          <w:color w:val="222222"/>
        </w:rPr>
      </w:pPr>
    </w:p>
    <w:p w14:paraId="687E2DA0" w14:textId="49221945" w:rsidR="00A10411" w:rsidRPr="00B82EBD" w:rsidRDefault="00A10411" w:rsidP="00A10411">
      <w:pPr>
        <w:pStyle w:val="m4625539429154948012msolistparagraph"/>
        <w:numPr>
          <w:ilvl w:val="0"/>
          <w:numId w:val="6"/>
        </w:numPr>
        <w:shd w:val="clear" w:color="auto" w:fill="FFFFFF"/>
        <w:spacing w:before="0" w:beforeAutospacing="0" w:after="0" w:afterAutospacing="0"/>
        <w:rPr>
          <w:rFonts w:asciiTheme="minorHAnsi" w:hAnsiTheme="minorHAnsi" w:cstheme="minorHAnsi"/>
          <w:color w:val="222222"/>
        </w:rPr>
      </w:pPr>
      <w:r w:rsidRPr="00B82EBD">
        <w:rPr>
          <w:rFonts w:asciiTheme="minorHAnsi" w:hAnsiTheme="minorHAnsi" w:cstheme="minorHAnsi"/>
          <w:color w:val="222222"/>
          <w:sz w:val="22"/>
          <w:szCs w:val="22"/>
        </w:rPr>
        <w:t>What best describes the core focus of your practice?</w:t>
      </w:r>
    </w:p>
    <w:p w14:paraId="1F6C1349"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Comprehensive Ophthalmology</w:t>
      </w:r>
    </w:p>
    <w:p w14:paraId="102C933E" w14:textId="72920B4E" w:rsidR="00D4217C" w:rsidRPr="00D4217C" w:rsidRDefault="001E3B93"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commentRangeStart w:id="18"/>
      <w:commentRangeStart w:id="19"/>
      <w:r>
        <w:rPr>
          <w:rFonts w:asciiTheme="minorHAnsi" w:hAnsiTheme="minorHAnsi" w:cstheme="minorHAnsi"/>
          <w:color w:val="222222"/>
          <w:sz w:val="22"/>
          <w:szCs w:val="22"/>
        </w:rPr>
        <w:t>Medical</w:t>
      </w:r>
      <w:r w:rsidR="00D4217C" w:rsidRPr="00D4217C">
        <w:rPr>
          <w:rFonts w:asciiTheme="minorHAnsi" w:hAnsiTheme="minorHAnsi" w:cstheme="minorHAnsi"/>
          <w:color w:val="222222"/>
          <w:sz w:val="22"/>
          <w:szCs w:val="22"/>
        </w:rPr>
        <w:t xml:space="preserve"> </w:t>
      </w:r>
      <w:commentRangeEnd w:id="18"/>
      <w:r w:rsidR="00273FE2">
        <w:rPr>
          <w:rStyle w:val="CommentReference"/>
          <w:rFonts w:asciiTheme="minorHAnsi" w:eastAsiaTheme="minorHAnsi" w:hAnsiTheme="minorHAnsi" w:cstheme="minorBidi"/>
          <w:kern w:val="2"/>
          <w14:ligatures w14:val="standardContextual"/>
        </w:rPr>
        <w:commentReference w:id="18"/>
      </w:r>
      <w:commentRangeEnd w:id="19"/>
      <w:r w:rsidR="00337D31">
        <w:rPr>
          <w:rStyle w:val="CommentReference"/>
          <w:rFonts w:asciiTheme="minorHAnsi" w:eastAsiaTheme="minorHAnsi" w:hAnsiTheme="minorHAnsi" w:cstheme="minorBidi"/>
          <w:kern w:val="2"/>
          <w14:ligatures w14:val="standardContextual"/>
        </w:rPr>
        <w:commentReference w:id="19"/>
      </w:r>
      <w:r w:rsidR="00D4217C" w:rsidRPr="00D4217C">
        <w:rPr>
          <w:rFonts w:asciiTheme="minorHAnsi" w:hAnsiTheme="minorHAnsi" w:cstheme="minorHAnsi"/>
          <w:color w:val="222222"/>
          <w:sz w:val="22"/>
          <w:szCs w:val="22"/>
        </w:rPr>
        <w:t>Optometry</w:t>
      </w:r>
    </w:p>
    <w:p w14:paraId="19195C16"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Cataract/Refractive Surgery</w:t>
      </w:r>
    </w:p>
    <w:p w14:paraId="7CEE720F"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Cornea</w:t>
      </w:r>
    </w:p>
    <w:p w14:paraId="629AA0E2"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Glaucoma</w:t>
      </w:r>
    </w:p>
    <w:p w14:paraId="611AEC9E"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Retina</w:t>
      </w:r>
    </w:p>
    <w:p w14:paraId="60F46687"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Dry Eye</w:t>
      </w:r>
    </w:p>
    <w:p w14:paraId="1B0E2FEC" w14:textId="77777777" w:rsidR="00D4217C" w:rsidRPr="00D4217C"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t>Non-medical vision care (e.g., routine vision exams)</w:t>
      </w:r>
    </w:p>
    <w:p w14:paraId="37AFE2D7" w14:textId="45D69E1E" w:rsidR="00D4217C" w:rsidRPr="00B82EBD" w:rsidRDefault="00D4217C" w:rsidP="00D4217C">
      <w:pPr>
        <w:pStyle w:val="m5059150111092679619msolistparagraph"/>
        <w:numPr>
          <w:ilvl w:val="1"/>
          <w:numId w:val="6"/>
        </w:numPr>
        <w:shd w:val="clear" w:color="auto" w:fill="FFFFFF"/>
        <w:spacing w:before="0" w:beforeAutospacing="0" w:after="0" w:afterAutospacing="0"/>
        <w:rPr>
          <w:rFonts w:asciiTheme="minorHAnsi" w:hAnsiTheme="minorHAnsi" w:cstheme="minorHAnsi"/>
          <w:color w:val="222222"/>
        </w:rPr>
      </w:pPr>
      <w:r w:rsidRPr="00D4217C">
        <w:rPr>
          <w:rFonts w:asciiTheme="minorHAnsi" w:hAnsiTheme="minorHAnsi" w:cstheme="minorHAnsi"/>
          <w:color w:val="222222"/>
          <w:sz w:val="22"/>
          <w:szCs w:val="22"/>
        </w:rPr>
        <w:lastRenderedPageBreak/>
        <w:t>Other: (please list)</w:t>
      </w:r>
    </w:p>
    <w:p w14:paraId="2E0280A8" w14:textId="77777777" w:rsidR="00484FF7" w:rsidRPr="00D4217C" w:rsidRDefault="00484FF7" w:rsidP="00B82EBD">
      <w:pPr>
        <w:pStyle w:val="m5059150111092679619msolistparagraph"/>
        <w:shd w:val="clear" w:color="auto" w:fill="FFFFFF"/>
        <w:spacing w:before="0" w:beforeAutospacing="0" w:after="0" w:afterAutospacing="0"/>
        <w:ind w:left="1080"/>
        <w:rPr>
          <w:rFonts w:asciiTheme="minorHAnsi" w:hAnsiTheme="minorHAnsi" w:cstheme="minorHAnsi"/>
          <w:color w:val="222222"/>
        </w:rPr>
      </w:pPr>
    </w:p>
    <w:p w14:paraId="7BF0BE86" w14:textId="77777777" w:rsidR="007B4F33" w:rsidRDefault="00161657" w:rsidP="007B4F33">
      <w:pPr>
        <w:pStyle w:val="ListParagraph"/>
        <w:numPr>
          <w:ilvl w:val="0"/>
          <w:numId w:val="6"/>
        </w:numPr>
        <w:spacing w:after="0"/>
      </w:pPr>
      <w:r>
        <w:t xml:space="preserve">In an average month, </w:t>
      </w:r>
      <w:r w:rsidR="00D4217C">
        <w:t>approximately</w:t>
      </w:r>
      <w:r>
        <w:t xml:space="preserve"> how many</w:t>
      </w:r>
      <w:r w:rsidR="00994376">
        <w:t xml:space="preserve"> patient</w:t>
      </w:r>
      <w:r>
        <w:t>s do you see?</w:t>
      </w:r>
      <w:r w:rsidR="00994376">
        <w:t xml:space="preserve"> </w:t>
      </w:r>
    </w:p>
    <w:p w14:paraId="57669846" w14:textId="77777777" w:rsidR="00484FF7" w:rsidRDefault="00484FF7" w:rsidP="00B82EBD">
      <w:pPr>
        <w:pStyle w:val="ListParagraph"/>
        <w:spacing w:after="0"/>
        <w:ind w:left="360"/>
      </w:pPr>
    </w:p>
    <w:p w14:paraId="592E9670" w14:textId="69D3BEB0" w:rsidR="00994376" w:rsidRDefault="00161657" w:rsidP="007B4F33">
      <w:pPr>
        <w:pStyle w:val="ListParagraph"/>
        <w:numPr>
          <w:ilvl w:val="0"/>
          <w:numId w:val="6"/>
        </w:numPr>
        <w:spacing w:after="0"/>
      </w:pPr>
      <w:r>
        <w:t>In an average month</w:t>
      </w:r>
      <w:proofErr w:type="gramStart"/>
      <w:r>
        <w:t>, about</w:t>
      </w:r>
      <w:proofErr w:type="gramEnd"/>
      <w:r>
        <w:t xml:space="preserve"> how many patients do you see or treat for symptoms associated with Dry Eye Disease (DED)?</w:t>
      </w:r>
      <w:r w:rsidR="00994376">
        <w:t xml:space="preserve"> (number only)</w:t>
      </w:r>
    </w:p>
    <w:p w14:paraId="3C4600D1" w14:textId="77777777" w:rsidR="00484FF7" w:rsidRDefault="00484FF7" w:rsidP="00B82EBD">
      <w:pPr>
        <w:pStyle w:val="ListParagraph"/>
        <w:spacing w:after="0"/>
        <w:ind w:left="360"/>
      </w:pPr>
    </w:p>
    <w:p w14:paraId="3C6C5256" w14:textId="3FC49815" w:rsidR="00994376" w:rsidRDefault="00576E8C" w:rsidP="00994376">
      <w:pPr>
        <w:pStyle w:val="ListParagraph"/>
        <w:numPr>
          <w:ilvl w:val="0"/>
          <w:numId w:val="6"/>
        </w:numPr>
        <w:spacing w:after="0"/>
      </w:pPr>
      <w:r w:rsidRPr="00576E8C">
        <w:t>Please rank the top five places you seek educational information on the latest advancements in eyecare</w:t>
      </w:r>
      <w:r w:rsidR="00957FE1">
        <w:t xml:space="preserve">: </w:t>
      </w:r>
    </w:p>
    <w:p w14:paraId="27F1A0DD" w14:textId="0F09DDAC" w:rsidR="00957FE1" w:rsidRDefault="00957FE1" w:rsidP="00957FE1">
      <w:pPr>
        <w:pStyle w:val="ListParagraph"/>
        <w:numPr>
          <w:ilvl w:val="1"/>
          <w:numId w:val="6"/>
        </w:numPr>
        <w:spacing w:after="0"/>
      </w:pPr>
      <w:r>
        <w:t xml:space="preserve">Professional organizations (i.e. </w:t>
      </w:r>
      <w:proofErr w:type="spellStart"/>
      <w:r>
        <w:t>AAO</w:t>
      </w:r>
      <w:r w:rsidR="00AA379E">
        <w:t>ph</w:t>
      </w:r>
      <w:proofErr w:type="spellEnd"/>
      <w:r>
        <w:t xml:space="preserve">, </w:t>
      </w:r>
      <w:proofErr w:type="spellStart"/>
      <w:r>
        <w:t>AAOp</w:t>
      </w:r>
      <w:r w:rsidR="00AA379E">
        <w:t>t</w:t>
      </w:r>
      <w:proofErr w:type="spellEnd"/>
      <w:r>
        <w:t>)</w:t>
      </w:r>
    </w:p>
    <w:p w14:paraId="36F22521" w14:textId="77777777" w:rsidR="00B6571D" w:rsidRDefault="00B6571D" w:rsidP="00B6571D">
      <w:pPr>
        <w:pStyle w:val="ListParagraph"/>
        <w:numPr>
          <w:ilvl w:val="1"/>
          <w:numId w:val="6"/>
        </w:numPr>
        <w:spacing w:after="0"/>
      </w:pPr>
      <w:r>
        <w:t>Medical education conferences (i.e. AAO, ASCRS, AOA)</w:t>
      </w:r>
    </w:p>
    <w:p w14:paraId="3CB115B6" w14:textId="77777777" w:rsidR="00B6571D" w:rsidRDefault="00B6571D" w:rsidP="00B6571D">
      <w:pPr>
        <w:pStyle w:val="ListParagraph"/>
        <w:numPr>
          <w:ilvl w:val="1"/>
          <w:numId w:val="6"/>
        </w:numPr>
        <w:spacing w:after="0"/>
      </w:pPr>
      <w:r>
        <w:t>In-person CME programs</w:t>
      </w:r>
    </w:p>
    <w:p w14:paraId="709AC23A" w14:textId="77777777" w:rsidR="00B6571D" w:rsidRDefault="00B6571D" w:rsidP="00B6571D">
      <w:pPr>
        <w:pStyle w:val="ListParagraph"/>
        <w:numPr>
          <w:ilvl w:val="1"/>
          <w:numId w:val="6"/>
        </w:numPr>
        <w:spacing w:after="0"/>
      </w:pPr>
      <w:r>
        <w:t xml:space="preserve">Virtual CME programs </w:t>
      </w:r>
    </w:p>
    <w:p w14:paraId="06B38CF6" w14:textId="77777777" w:rsidR="00B6571D" w:rsidRDefault="00B6571D" w:rsidP="00B6571D">
      <w:pPr>
        <w:pStyle w:val="ListParagraph"/>
        <w:numPr>
          <w:ilvl w:val="1"/>
          <w:numId w:val="6"/>
        </w:numPr>
        <w:spacing w:after="0"/>
      </w:pPr>
      <w:r>
        <w:t>Professional pharmaceutical resources (Medscape, Doximity)</w:t>
      </w:r>
    </w:p>
    <w:p w14:paraId="31335B63" w14:textId="4ECA1C93" w:rsidR="00B6571D" w:rsidRDefault="00B6571D" w:rsidP="00B6571D">
      <w:pPr>
        <w:pStyle w:val="ListParagraph"/>
        <w:numPr>
          <w:ilvl w:val="1"/>
          <w:numId w:val="6"/>
        </w:numPr>
        <w:spacing w:after="0"/>
      </w:pPr>
      <w:r>
        <w:t>Professional guidelines (TFOS/CDC/ACS/AAP)</w:t>
      </w:r>
    </w:p>
    <w:p w14:paraId="1A45AA47" w14:textId="77777777" w:rsidR="00B6571D" w:rsidRDefault="00B6571D" w:rsidP="00B6571D">
      <w:pPr>
        <w:pStyle w:val="ListParagraph"/>
        <w:numPr>
          <w:ilvl w:val="1"/>
          <w:numId w:val="6"/>
        </w:numPr>
        <w:spacing w:after="0"/>
      </w:pPr>
      <w:r>
        <w:t>Local society meetings</w:t>
      </w:r>
    </w:p>
    <w:p w14:paraId="6083A81E" w14:textId="77777777" w:rsidR="00B6571D" w:rsidRDefault="00B6571D" w:rsidP="00B6571D">
      <w:pPr>
        <w:pStyle w:val="ListParagraph"/>
        <w:numPr>
          <w:ilvl w:val="1"/>
          <w:numId w:val="6"/>
        </w:numPr>
        <w:spacing w:after="0"/>
      </w:pPr>
      <w:r>
        <w:t>Non-peer-reviewed publications (i.e. Review of Ophthalmology/Review of Optometry)</w:t>
      </w:r>
    </w:p>
    <w:p w14:paraId="35D570ED" w14:textId="77777777" w:rsidR="00B6571D" w:rsidRDefault="00B6571D" w:rsidP="00B6571D">
      <w:pPr>
        <w:pStyle w:val="ListParagraph"/>
        <w:numPr>
          <w:ilvl w:val="1"/>
          <w:numId w:val="6"/>
        </w:numPr>
        <w:spacing w:after="0"/>
      </w:pPr>
      <w:r>
        <w:t>Peer-reviewed publications (i.e. JAMA, AJO, IOVS, JCRS)</w:t>
      </w:r>
    </w:p>
    <w:p w14:paraId="404FDEDD" w14:textId="31DFAC05" w:rsidR="00957FE1" w:rsidRDefault="00957FE1" w:rsidP="00957FE1">
      <w:pPr>
        <w:pStyle w:val="ListParagraph"/>
        <w:numPr>
          <w:ilvl w:val="1"/>
          <w:numId w:val="6"/>
        </w:numPr>
        <w:spacing w:after="0"/>
      </w:pPr>
      <w:r>
        <w:t>Social media</w:t>
      </w:r>
      <w:r w:rsidR="00FD3CB7">
        <w:t xml:space="preserve"> </w:t>
      </w:r>
    </w:p>
    <w:p w14:paraId="0A889578" w14:textId="1E0F75D6" w:rsidR="00957FE1" w:rsidRDefault="00957FE1" w:rsidP="00957FE1">
      <w:pPr>
        <w:pStyle w:val="ListParagraph"/>
        <w:numPr>
          <w:ilvl w:val="1"/>
          <w:numId w:val="6"/>
        </w:numPr>
        <w:spacing w:after="0"/>
      </w:pPr>
      <w:r>
        <w:t>Podcasts</w:t>
      </w:r>
    </w:p>
    <w:p w14:paraId="4DAD9AA3" w14:textId="6BF37BEB" w:rsidR="009B7F78" w:rsidRDefault="007B4F33" w:rsidP="009B7F78">
      <w:pPr>
        <w:pStyle w:val="ListParagraph"/>
        <w:numPr>
          <w:ilvl w:val="1"/>
          <w:numId w:val="6"/>
        </w:numPr>
        <w:spacing w:after="0"/>
      </w:pPr>
      <w:r>
        <w:t>Corporate</w:t>
      </w:r>
      <w:r w:rsidR="00371030">
        <w:t xml:space="preserve"> </w:t>
      </w:r>
      <w:r>
        <w:t>m</w:t>
      </w:r>
      <w:r w:rsidR="00371030">
        <w:t xml:space="preserve">arketing initiatives (i.e., </w:t>
      </w:r>
      <w:r w:rsidR="009B7F78">
        <w:t>speaker programs</w:t>
      </w:r>
      <w:r w:rsidR="00371030">
        <w:t xml:space="preserve">, </w:t>
      </w:r>
      <w:r w:rsidR="003C0F22">
        <w:t>webinars</w:t>
      </w:r>
      <w:r w:rsidR="00371030">
        <w:t>,</w:t>
      </w:r>
      <w:r w:rsidR="003C0F22">
        <w:t xml:space="preserve"> websites</w:t>
      </w:r>
      <w:r w:rsidR="00371030">
        <w:t xml:space="preserve">, </w:t>
      </w:r>
      <w:proofErr w:type="spellStart"/>
      <w:r w:rsidR="00371030" w:rsidRPr="00371030">
        <w:t>eNewsletters</w:t>
      </w:r>
      <w:proofErr w:type="spellEnd"/>
      <w:r w:rsidR="00371030">
        <w:t>)</w:t>
      </w:r>
    </w:p>
    <w:p w14:paraId="21818AB8" w14:textId="30A79507" w:rsidR="00371030" w:rsidRDefault="00B6571D" w:rsidP="009B7F78">
      <w:pPr>
        <w:pStyle w:val="ListParagraph"/>
        <w:numPr>
          <w:ilvl w:val="1"/>
          <w:numId w:val="6"/>
        </w:numPr>
        <w:spacing w:after="0"/>
      </w:pPr>
      <w:r>
        <w:t>S</w:t>
      </w:r>
      <w:r w:rsidR="00371030">
        <w:t xml:space="preserve">ales </w:t>
      </w:r>
      <w:r>
        <w:t>r</w:t>
      </w:r>
      <w:r w:rsidR="00371030">
        <w:t>epresentatives</w:t>
      </w:r>
    </w:p>
    <w:p w14:paraId="42AA7E18" w14:textId="77777777" w:rsidR="00D6694B" w:rsidRDefault="00D6694B" w:rsidP="00D6694B">
      <w:pPr>
        <w:spacing w:after="0"/>
      </w:pPr>
    </w:p>
    <w:p w14:paraId="15EE8A55" w14:textId="05CAE5AD" w:rsidR="00F051E1" w:rsidRPr="00F051E1" w:rsidRDefault="00A82E31" w:rsidP="00F051E1">
      <w:pPr>
        <w:pStyle w:val="ListParagraph"/>
        <w:numPr>
          <w:ilvl w:val="0"/>
          <w:numId w:val="6"/>
        </w:numPr>
        <w:shd w:val="clear" w:color="auto" w:fill="FFFFFF"/>
        <w:spacing w:after="0" w:line="235" w:lineRule="atLeast"/>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Patient</w:t>
      </w:r>
      <w:r w:rsidR="00F051E1" w:rsidRPr="00F051E1">
        <w:rPr>
          <w:rFonts w:ascii="Calibri" w:eastAsia="Times New Roman" w:hAnsi="Calibri" w:cs="Calibri"/>
          <w:color w:val="222222"/>
          <w:kern w:val="0"/>
          <w14:ligatures w14:val="none"/>
        </w:rPr>
        <w:t xml:space="preserve"> Management:</w:t>
      </w:r>
      <w:r>
        <w:rPr>
          <w:rFonts w:ascii="Calibri" w:eastAsia="Times New Roman" w:hAnsi="Calibri" w:cs="Calibri"/>
          <w:color w:val="222222"/>
          <w:kern w:val="0"/>
          <w14:ligatures w14:val="none"/>
        </w:rPr>
        <w:t xml:space="preserve"> </w:t>
      </w:r>
      <w:r>
        <w:t>(*=mandatory)</w:t>
      </w:r>
    </w:p>
    <w:p w14:paraId="7B3D9280" w14:textId="3F3F5AA3" w:rsidR="00F051E1" w:rsidRPr="00F051E1" w:rsidRDefault="00F051E1" w:rsidP="00BE7472">
      <w:pPr>
        <w:pStyle w:val="ListParagraph"/>
        <w:shd w:val="clear" w:color="auto" w:fill="FFFFFF"/>
        <w:spacing w:after="0" w:line="235" w:lineRule="atLeast"/>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 xml:space="preserve">Please list eye care colleagues </w:t>
      </w:r>
      <w:r w:rsidR="0093576F">
        <w:rPr>
          <w:rFonts w:ascii="Calibri" w:eastAsia="Times New Roman" w:hAnsi="Calibri" w:cs="Calibri"/>
          <w:color w:val="222222"/>
          <w:kern w:val="0"/>
          <w14:ligatures w14:val="none"/>
        </w:rPr>
        <w:t>in your</w:t>
      </w:r>
      <w:r w:rsidR="0038400A">
        <w:rPr>
          <w:rFonts w:ascii="Calibri" w:eastAsia="Times New Roman" w:hAnsi="Calibri" w:cs="Calibri"/>
          <w:color w:val="222222"/>
          <w:kern w:val="0"/>
          <w14:ligatures w14:val="none"/>
        </w:rPr>
        <w:t xml:space="preserve"> city,</w:t>
      </w:r>
      <w:r w:rsidR="0093576F">
        <w:rPr>
          <w:rFonts w:ascii="Calibri" w:eastAsia="Times New Roman" w:hAnsi="Calibri" w:cs="Calibri"/>
          <w:color w:val="222222"/>
          <w:kern w:val="0"/>
          <w14:ligatures w14:val="none"/>
        </w:rPr>
        <w:t xml:space="preserve"> state, or region </w:t>
      </w:r>
      <w:r w:rsidRPr="00F051E1">
        <w:rPr>
          <w:rFonts w:ascii="Calibri" w:eastAsia="Times New Roman" w:hAnsi="Calibri" w:cs="Calibri"/>
          <w:color w:val="222222"/>
          <w:kern w:val="0"/>
          <w14:ligatures w14:val="none"/>
        </w:rPr>
        <w:t>whom you</w:t>
      </w:r>
      <w:r w:rsidR="00E10740">
        <w:rPr>
          <w:rFonts w:ascii="Calibri" w:eastAsia="Times New Roman" w:hAnsi="Calibri" w:cs="Calibri"/>
          <w:color w:val="222222"/>
          <w:kern w:val="0"/>
          <w14:ligatures w14:val="none"/>
        </w:rPr>
        <w:t xml:space="preserve"> </w:t>
      </w:r>
      <w:r w:rsidR="0093576F">
        <w:rPr>
          <w:rFonts w:ascii="Calibri" w:eastAsia="Times New Roman" w:hAnsi="Calibri" w:cs="Calibri"/>
          <w:color w:val="222222"/>
          <w:kern w:val="0"/>
          <w14:ligatures w14:val="none"/>
        </w:rPr>
        <w:t xml:space="preserve">turn to most frequently for discussion and guidance </w:t>
      </w:r>
      <w:r w:rsidR="00B6571D">
        <w:rPr>
          <w:rFonts w:ascii="Calibri" w:eastAsia="Times New Roman" w:hAnsi="Calibri" w:cs="Calibri"/>
          <w:color w:val="222222"/>
          <w:kern w:val="0"/>
          <w14:ligatures w14:val="none"/>
        </w:rPr>
        <w:t>for</w:t>
      </w:r>
      <w:r w:rsidR="003234EA" w:rsidRPr="003234EA">
        <w:rPr>
          <w:rFonts w:ascii="Calibri" w:eastAsia="Times New Roman" w:hAnsi="Calibri" w:cs="Calibri"/>
          <w:color w:val="222222"/>
          <w:kern w:val="0"/>
          <w14:ligatures w14:val="none"/>
        </w:rPr>
        <w:t xml:space="preserve"> the management of patients with </w:t>
      </w:r>
      <w:r w:rsidR="00390F5E">
        <w:rPr>
          <w:rFonts w:ascii="Calibri" w:eastAsia="Times New Roman" w:hAnsi="Calibri" w:cs="Calibri"/>
          <w:color w:val="222222"/>
          <w:kern w:val="0"/>
          <w14:ligatures w14:val="none"/>
        </w:rPr>
        <w:t>dry eye disease (</w:t>
      </w:r>
      <w:r w:rsidR="003234EA" w:rsidRPr="003234EA">
        <w:rPr>
          <w:rFonts w:ascii="Calibri" w:eastAsia="Times New Roman" w:hAnsi="Calibri" w:cs="Calibri"/>
          <w:color w:val="222222"/>
          <w:kern w:val="0"/>
          <w14:ligatures w14:val="none"/>
        </w:rPr>
        <w:t>DED</w:t>
      </w:r>
      <w:r w:rsidR="00390F5E">
        <w:rPr>
          <w:rFonts w:ascii="Calibri" w:eastAsia="Times New Roman" w:hAnsi="Calibri" w:cs="Calibri"/>
          <w:color w:val="222222"/>
          <w:kern w:val="0"/>
          <w14:ligatures w14:val="none"/>
        </w:rPr>
        <w:t>)</w:t>
      </w:r>
      <w:r w:rsidR="008846CD">
        <w:rPr>
          <w:rFonts w:ascii="Calibri" w:eastAsia="Times New Roman" w:hAnsi="Calibri" w:cs="Calibri"/>
          <w:color w:val="222222"/>
          <w:kern w:val="0"/>
          <w14:ligatures w14:val="none"/>
        </w:rPr>
        <w:t>:</w:t>
      </w:r>
    </w:p>
    <w:p w14:paraId="042A3E7A" w14:textId="7B80F54E"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#1:*</w:t>
      </w:r>
    </w:p>
    <w:p w14:paraId="63AB791A" w14:textId="6ED73F55"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#2:*</w:t>
      </w:r>
    </w:p>
    <w:p w14:paraId="4451CFC8" w14:textId="4E7B9B3E" w:rsidR="00F051E1" w:rsidRPr="00F051E1" w:rsidRDefault="00F051E1" w:rsidP="00F051E1">
      <w:pPr>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#3:</w:t>
      </w:r>
    </w:p>
    <w:p w14:paraId="119D16BB" w14:textId="77777777" w:rsidR="00F051E1" w:rsidRPr="00F051E1" w:rsidRDefault="00F051E1"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#4:</w:t>
      </w:r>
    </w:p>
    <w:p w14:paraId="527DCD10" w14:textId="77777777" w:rsidR="00F051E1" w:rsidRDefault="00F051E1"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r w:rsidRPr="00F051E1">
        <w:rPr>
          <w:rFonts w:ascii="Calibri" w:eastAsia="Times New Roman" w:hAnsi="Calibri" w:cs="Calibri"/>
          <w:color w:val="222222"/>
          <w:kern w:val="0"/>
          <w14:ligatures w14:val="none"/>
        </w:rPr>
        <w:t>Colleague #5:</w:t>
      </w:r>
    </w:p>
    <w:p w14:paraId="792761FC" w14:textId="77777777" w:rsidR="00501BCD" w:rsidRDefault="00501BCD" w:rsidP="00B60910">
      <w:pPr>
        <w:pStyle w:val="ListParagraph"/>
        <w:spacing w:after="0"/>
        <w:ind w:left="360"/>
      </w:pPr>
    </w:p>
    <w:p w14:paraId="65726D3C" w14:textId="12E9300E" w:rsidR="00501BCD" w:rsidRPr="001265AC" w:rsidRDefault="00B60910" w:rsidP="00501BCD">
      <w:pPr>
        <w:pStyle w:val="ListParagraph"/>
        <w:numPr>
          <w:ilvl w:val="0"/>
          <w:numId w:val="6"/>
        </w:numPr>
        <w:spacing w:after="0"/>
      </w:pPr>
      <w:r w:rsidRPr="001265AC">
        <w:t xml:space="preserve">If you refer dry eye patients </w:t>
      </w:r>
      <w:r w:rsidR="00C7292B" w:rsidRPr="001265AC">
        <w:t>for additional care</w:t>
      </w:r>
      <w:r w:rsidRPr="001265AC">
        <w:t>, please list the names of those eye</w:t>
      </w:r>
      <w:r w:rsidR="00C7292B" w:rsidRPr="001265AC">
        <w:t xml:space="preserve"> </w:t>
      </w:r>
      <w:r w:rsidRPr="001265AC">
        <w:t xml:space="preserve">care providers </w:t>
      </w:r>
      <w:r w:rsidR="00C7292B" w:rsidRPr="001265AC">
        <w:t xml:space="preserve">you typically refer to </w:t>
      </w:r>
      <w:r w:rsidRPr="001265AC">
        <w:t>(MD, OD, DO)</w:t>
      </w:r>
      <w:r w:rsidR="008846CD" w:rsidRPr="001265AC">
        <w:t>:</w:t>
      </w:r>
      <w:r w:rsidRPr="001265AC">
        <w:t xml:space="preserve"> </w:t>
      </w:r>
    </w:p>
    <w:p w14:paraId="71D58158" w14:textId="14E39761"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#1:</w:t>
      </w:r>
    </w:p>
    <w:p w14:paraId="26CFF20D" w14:textId="77777777"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#2:</w:t>
      </w:r>
    </w:p>
    <w:p w14:paraId="1285918D" w14:textId="77777777"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#3:</w:t>
      </w:r>
    </w:p>
    <w:p w14:paraId="292D83DF" w14:textId="77777777"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#4:</w:t>
      </w:r>
    </w:p>
    <w:p w14:paraId="5228DDF3" w14:textId="77777777" w:rsidR="00501BCD" w:rsidRPr="001265AC" w:rsidRDefault="00501BCD" w:rsidP="00B60910">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Colleague #5:</w:t>
      </w:r>
    </w:p>
    <w:p w14:paraId="6E682C3E" w14:textId="77777777" w:rsidR="00C7292B" w:rsidRDefault="00C7292B" w:rsidP="00C7292B">
      <w:pPr>
        <w:shd w:val="clear" w:color="auto" w:fill="FFFFFF"/>
        <w:spacing w:after="0" w:line="235" w:lineRule="atLeast"/>
        <w:ind w:left="1440"/>
        <w:rPr>
          <w:rFonts w:ascii="Calibri" w:eastAsia="Times New Roman" w:hAnsi="Calibri" w:cs="Calibri"/>
          <w:color w:val="222222"/>
          <w:kern w:val="0"/>
          <w14:ligatures w14:val="none"/>
        </w:rPr>
      </w:pPr>
      <w:r w:rsidRPr="001265AC">
        <w:rPr>
          <w:rFonts w:ascii="Calibri" w:eastAsia="Times New Roman" w:hAnsi="Calibri" w:cs="Calibri"/>
          <w:color w:val="222222"/>
          <w:kern w:val="0"/>
          <w14:ligatures w14:val="none"/>
        </w:rPr>
        <w:t>If you do not refer patients and treat them yourself, please enter N/A:</w:t>
      </w:r>
    </w:p>
    <w:p w14:paraId="6772FE64" w14:textId="77777777" w:rsidR="00BA5D8E" w:rsidRPr="00F051E1" w:rsidRDefault="00BA5D8E" w:rsidP="00F051E1">
      <w:pPr>
        <w:pStyle w:val="ListParagraph"/>
        <w:shd w:val="clear" w:color="auto" w:fill="FFFFFF"/>
        <w:spacing w:after="0" w:line="235" w:lineRule="atLeast"/>
        <w:ind w:left="1440"/>
        <w:rPr>
          <w:rFonts w:ascii="Calibri" w:eastAsia="Times New Roman" w:hAnsi="Calibri" w:cs="Calibri"/>
          <w:color w:val="222222"/>
          <w:kern w:val="0"/>
          <w14:ligatures w14:val="none"/>
        </w:rPr>
      </w:pPr>
    </w:p>
    <w:p w14:paraId="76D8045F" w14:textId="7FC1F7BC" w:rsidR="004B775C" w:rsidRPr="004B775C" w:rsidRDefault="00136AE7" w:rsidP="00502E49">
      <w:pPr>
        <w:pStyle w:val="ListParagraph"/>
        <w:numPr>
          <w:ilvl w:val="0"/>
          <w:numId w:val="6"/>
        </w:numPr>
        <w:spacing w:after="0"/>
      </w:pPr>
      <w:r>
        <w:t>Technical/Expert Advice</w:t>
      </w:r>
      <w:r w:rsidR="004B775C" w:rsidRPr="004B775C">
        <w:t>:</w:t>
      </w:r>
      <w:r w:rsidR="00A2080A">
        <w:t xml:space="preserve"> </w:t>
      </w:r>
      <w:bookmarkStart w:id="20" w:name="_Hlk194407809"/>
      <w:r w:rsidR="00A2080A">
        <w:t>(*=mandatory)</w:t>
      </w:r>
      <w:bookmarkEnd w:id="20"/>
    </w:p>
    <w:p w14:paraId="4B880B7F" w14:textId="389236D5" w:rsidR="003E5A89" w:rsidRPr="00B60910" w:rsidRDefault="004B775C" w:rsidP="003E5A89">
      <w:pPr>
        <w:spacing w:after="0"/>
        <w:ind w:left="720"/>
        <w:rPr>
          <w:strike/>
        </w:rPr>
      </w:pPr>
      <w:r w:rsidRPr="004B775C">
        <w:t>Please list eye</w:t>
      </w:r>
      <w:r w:rsidR="00B22A6C">
        <w:t xml:space="preserve"> </w:t>
      </w:r>
      <w:r w:rsidRPr="004B775C">
        <w:t xml:space="preserve">care professionals whom you rely on for </w:t>
      </w:r>
      <w:r w:rsidRPr="005522B8">
        <w:rPr>
          <w:b/>
          <w:bCs/>
        </w:rPr>
        <w:t>technical/expert advice</w:t>
      </w:r>
      <w:r w:rsidRPr="004B775C">
        <w:t xml:space="preserve"> related to </w:t>
      </w:r>
      <w:r w:rsidR="00483E40">
        <w:t>developments and advancement</w:t>
      </w:r>
      <w:r w:rsidR="00522CA0">
        <w:t>s</w:t>
      </w:r>
      <w:r w:rsidR="00483E40">
        <w:t xml:space="preserve"> in the field of</w:t>
      </w:r>
      <w:r w:rsidRPr="004B775C">
        <w:t xml:space="preserve"> dry eye disease</w:t>
      </w:r>
      <w:r w:rsidR="00A071BD">
        <w:t xml:space="preserve"> (DED</w:t>
      </w:r>
      <w:r w:rsidR="00123451">
        <w:t>):</w:t>
      </w:r>
    </w:p>
    <w:p w14:paraId="02C77CB6" w14:textId="7E07B643" w:rsidR="002E58A5" w:rsidRDefault="002E58A5" w:rsidP="002E58A5">
      <w:pPr>
        <w:spacing w:after="0"/>
        <w:ind w:left="720"/>
      </w:pPr>
      <w:r>
        <w:tab/>
        <w:t>Leader #1:*</w:t>
      </w:r>
    </w:p>
    <w:p w14:paraId="3A0815DA" w14:textId="47311099" w:rsidR="002E58A5" w:rsidRDefault="002E58A5" w:rsidP="002E58A5">
      <w:pPr>
        <w:spacing w:after="0"/>
        <w:ind w:left="720"/>
      </w:pPr>
      <w:r>
        <w:lastRenderedPageBreak/>
        <w:tab/>
        <w:t>Leader #2:*</w:t>
      </w:r>
    </w:p>
    <w:p w14:paraId="633B2DD4" w14:textId="6E8C6B75" w:rsidR="002E58A5" w:rsidRDefault="002E58A5" w:rsidP="002E58A5">
      <w:pPr>
        <w:spacing w:after="0"/>
        <w:ind w:left="720"/>
      </w:pPr>
      <w:r>
        <w:tab/>
        <w:t>Leader #3:</w:t>
      </w:r>
    </w:p>
    <w:p w14:paraId="705A027E" w14:textId="4755979B" w:rsidR="002E58A5" w:rsidRDefault="002E58A5" w:rsidP="002E58A5">
      <w:pPr>
        <w:spacing w:after="0"/>
        <w:ind w:left="720" w:firstLine="720"/>
      </w:pPr>
      <w:r>
        <w:t>Leader #4:</w:t>
      </w:r>
    </w:p>
    <w:p w14:paraId="4ABE54C9" w14:textId="055F8023" w:rsidR="002E58A5" w:rsidRDefault="002E58A5" w:rsidP="00BF5095">
      <w:pPr>
        <w:spacing w:after="0"/>
        <w:ind w:left="720" w:firstLine="720"/>
      </w:pPr>
      <w:r>
        <w:t>Leader #5:</w:t>
      </w:r>
    </w:p>
    <w:p w14:paraId="23642B0D" w14:textId="77777777" w:rsidR="003C381B" w:rsidRDefault="003C381B" w:rsidP="00BF5095">
      <w:pPr>
        <w:spacing w:after="0"/>
        <w:ind w:left="720" w:firstLine="720"/>
      </w:pPr>
    </w:p>
    <w:p w14:paraId="1E102EBE" w14:textId="5607AD4D" w:rsidR="00C7292B" w:rsidRPr="001265AC" w:rsidRDefault="003C381B" w:rsidP="00C7292B">
      <w:pPr>
        <w:pStyle w:val="ListParagraph"/>
        <w:numPr>
          <w:ilvl w:val="0"/>
          <w:numId w:val="6"/>
        </w:numPr>
        <w:spacing w:after="0"/>
      </w:pPr>
      <w:r w:rsidRPr="001265AC">
        <w:t xml:space="preserve">Types of </w:t>
      </w:r>
      <w:r w:rsidR="00C7292B" w:rsidRPr="001265AC">
        <w:t xml:space="preserve">Technical/Expert Advice: </w:t>
      </w:r>
    </w:p>
    <w:p w14:paraId="6DDDEC50" w14:textId="02BD7867" w:rsidR="00C7292B" w:rsidRPr="001265AC" w:rsidRDefault="00C7292B" w:rsidP="00C7292B">
      <w:pPr>
        <w:spacing w:after="0"/>
        <w:ind w:left="720"/>
      </w:pPr>
      <w:r w:rsidRPr="001265AC">
        <w:t xml:space="preserve">For </w:t>
      </w:r>
      <w:r w:rsidR="008846CD" w:rsidRPr="001265AC">
        <w:t>eye care professionals</w:t>
      </w:r>
      <w:r w:rsidRPr="001265AC">
        <w:t xml:space="preserve"> you seek technical and/or expert advice from, please select the types of </w:t>
      </w:r>
      <w:r w:rsidR="003C381B" w:rsidRPr="001265AC">
        <w:t>information you discuss</w:t>
      </w:r>
      <w:r w:rsidR="00294D62" w:rsidRPr="001265AC">
        <w:t xml:space="preserve"> dry eye disease (DED)</w:t>
      </w:r>
      <w:r w:rsidR="003C381B" w:rsidRPr="001265AC">
        <w:t>:</w:t>
      </w:r>
      <w:r w:rsidRPr="001265AC">
        <w:t xml:space="preserve"> </w:t>
      </w:r>
      <w:r w:rsidR="003C381B" w:rsidRPr="001265AC">
        <w:t>(multiple choice, please select all that apply)</w:t>
      </w:r>
    </w:p>
    <w:p w14:paraId="2929A546" w14:textId="56424715" w:rsidR="003C381B" w:rsidRPr="001265AC" w:rsidRDefault="003C381B" w:rsidP="003C381B">
      <w:pPr>
        <w:pStyle w:val="ListParagraph"/>
        <w:numPr>
          <w:ilvl w:val="0"/>
          <w:numId w:val="14"/>
        </w:numPr>
        <w:spacing w:after="0"/>
      </w:pPr>
      <w:commentRangeStart w:id="21"/>
      <w:r w:rsidRPr="001265AC">
        <w:t xml:space="preserve">Clinical Management &amp; Treatment Approaches </w:t>
      </w:r>
    </w:p>
    <w:p w14:paraId="4B8FE5A9" w14:textId="77777777" w:rsidR="003C381B" w:rsidRPr="001265AC" w:rsidRDefault="003C381B" w:rsidP="003C381B">
      <w:pPr>
        <w:pStyle w:val="ListParagraph"/>
        <w:numPr>
          <w:ilvl w:val="0"/>
          <w:numId w:val="14"/>
        </w:numPr>
        <w:spacing w:after="0"/>
      </w:pPr>
      <w:r w:rsidRPr="001265AC">
        <w:t xml:space="preserve">Patient-Centered Considerations </w:t>
      </w:r>
    </w:p>
    <w:p w14:paraId="67949238" w14:textId="77777777" w:rsidR="003C381B" w:rsidRPr="001265AC" w:rsidRDefault="003C381B" w:rsidP="003C381B">
      <w:pPr>
        <w:pStyle w:val="ListParagraph"/>
        <w:numPr>
          <w:ilvl w:val="0"/>
          <w:numId w:val="14"/>
        </w:numPr>
        <w:spacing w:after="0"/>
      </w:pPr>
      <w:r w:rsidRPr="001265AC">
        <w:t xml:space="preserve">Advanced &amp; Emerging Treatments </w:t>
      </w:r>
    </w:p>
    <w:p w14:paraId="57066BEF" w14:textId="5002437A" w:rsidR="003C381B" w:rsidRPr="001265AC" w:rsidRDefault="003C381B" w:rsidP="003C381B">
      <w:pPr>
        <w:pStyle w:val="ListParagraph"/>
        <w:numPr>
          <w:ilvl w:val="0"/>
          <w:numId w:val="14"/>
        </w:numPr>
        <w:spacing w:after="0"/>
      </w:pPr>
      <w:r w:rsidRPr="001265AC">
        <w:t>Practice Efficiency &amp; Clinical Decision Making</w:t>
      </w:r>
    </w:p>
    <w:p w14:paraId="69E7345D" w14:textId="4B656BDA" w:rsidR="00C7292B" w:rsidRPr="001265AC" w:rsidRDefault="003C381B" w:rsidP="003C381B">
      <w:pPr>
        <w:pStyle w:val="ListParagraph"/>
        <w:numPr>
          <w:ilvl w:val="0"/>
          <w:numId w:val="14"/>
        </w:numPr>
        <w:spacing w:after="0"/>
      </w:pPr>
      <w:r w:rsidRPr="001265AC">
        <w:t xml:space="preserve">Interdisciplinary &amp; Co-Management Approaches </w:t>
      </w:r>
      <w:commentRangeEnd w:id="21"/>
      <w:r w:rsidR="00B73F56" w:rsidRPr="001265AC">
        <w:rPr>
          <w:rStyle w:val="CommentReference"/>
        </w:rPr>
        <w:commentReference w:id="21"/>
      </w:r>
    </w:p>
    <w:p w14:paraId="15EC5227" w14:textId="77777777" w:rsidR="00BA5D8E" w:rsidRPr="004B775C" w:rsidRDefault="00BA5D8E" w:rsidP="00501BCD">
      <w:pPr>
        <w:spacing w:after="0"/>
      </w:pPr>
    </w:p>
    <w:p w14:paraId="353CBBA2" w14:textId="3C3B0D8A" w:rsidR="00FD3CB7" w:rsidRPr="004B775C" w:rsidRDefault="00136AE7" w:rsidP="00502E49">
      <w:pPr>
        <w:pStyle w:val="ListParagraph"/>
        <w:numPr>
          <w:ilvl w:val="0"/>
          <w:numId w:val="6"/>
        </w:numPr>
        <w:spacing w:after="0"/>
      </w:pPr>
      <w:r>
        <w:t>National/International</w:t>
      </w:r>
      <w:r w:rsidR="00FD3CB7" w:rsidRPr="004B775C">
        <w:t xml:space="preserve"> Leaders:</w:t>
      </w:r>
      <w:r w:rsidR="00A2080A">
        <w:t xml:space="preserve"> (*=mandatory)</w:t>
      </w:r>
    </w:p>
    <w:p w14:paraId="75F70CB1" w14:textId="505C27AD" w:rsidR="00FD3CB7" w:rsidRDefault="00FD3CB7" w:rsidP="00FD3CB7">
      <w:pPr>
        <w:spacing w:after="0"/>
        <w:ind w:left="720"/>
      </w:pPr>
      <w:r w:rsidRPr="004B775C">
        <w:t>Please list eye</w:t>
      </w:r>
      <w:r w:rsidR="00B22A6C">
        <w:t xml:space="preserve"> </w:t>
      </w:r>
      <w:r w:rsidRPr="004B775C">
        <w:t xml:space="preserve">care professionals you consider to be </w:t>
      </w:r>
      <w:r w:rsidRPr="005522B8">
        <w:rPr>
          <w:b/>
          <w:bCs/>
        </w:rPr>
        <w:t>national and/or international leaders</w:t>
      </w:r>
      <w:r w:rsidRPr="004B775C">
        <w:t xml:space="preserve"> in the clinical management </w:t>
      </w:r>
      <w:r w:rsidR="0003121F">
        <w:t xml:space="preserve">and/or </w:t>
      </w:r>
      <w:r w:rsidR="0003121F" w:rsidRPr="004B775C">
        <w:t xml:space="preserve">research </w:t>
      </w:r>
      <w:r w:rsidRPr="004B775C">
        <w:t>of patients with dry eye disease</w:t>
      </w:r>
      <w:r w:rsidR="00A071BD">
        <w:t xml:space="preserve"> (DED)</w:t>
      </w:r>
      <w:r w:rsidR="0044580F">
        <w:t>:</w:t>
      </w:r>
    </w:p>
    <w:p w14:paraId="5B6CC279" w14:textId="77777777" w:rsidR="00BF5095" w:rsidRDefault="00BF5095" w:rsidP="00BF5095">
      <w:pPr>
        <w:spacing w:after="0"/>
        <w:ind w:left="720" w:firstLine="720"/>
      </w:pPr>
      <w:r>
        <w:t>Leader #1:*</w:t>
      </w:r>
    </w:p>
    <w:p w14:paraId="766D847B" w14:textId="77777777" w:rsidR="00BF5095" w:rsidRDefault="00BF5095" w:rsidP="00BF5095">
      <w:pPr>
        <w:spacing w:after="0"/>
        <w:ind w:left="720"/>
      </w:pPr>
      <w:r>
        <w:tab/>
        <w:t>Leader #2:*</w:t>
      </w:r>
    </w:p>
    <w:p w14:paraId="62804B6E" w14:textId="77777777" w:rsidR="00BF5095" w:rsidRDefault="00BF5095" w:rsidP="00BF5095">
      <w:pPr>
        <w:spacing w:after="0"/>
        <w:ind w:left="720"/>
      </w:pPr>
      <w:r>
        <w:tab/>
        <w:t>Leader #3:</w:t>
      </w:r>
    </w:p>
    <w:p w14:paraId="6EDAB8C3" w14:textId="77777777" w:rsidR="00BF5095" w:rsidRDefault="00BF5095" w:rsidP="00BF5095">
      <w:pPr>
        <w:spacing w:after="0"/>
        <w:ind w:left="720" w:firstLine="720"/>
      </w:pPr>
      <w:r>
        <w:t>Leader #4:</w:t>
      </w:r>
    </w:p>
    <w:p w14:paraId="48F789C2" w14:textId="09A0D268" w:rsidR="00BF5095" w:rsidRDefault="00BF5095" w:rsidP="00BF5095">
      <w:pPr>
        <w:spacing w:after="0"/>
        <w:ind w:left="720" w:firstLine="720"/>
      </w:pPr>
      <w:r>
        <w:t>Leader #5:</w:t>
      </w:r>
    </w:p>
    <w:p w14:paraId="4D5EE132" w14:textId="77777777" w:rsidR="00BA5D8E" w:rsidRPr="004B775C" w:rsidRDefault="00BA5D8E" w:rsidP="00501BCD">
      <w:pPr>
        <w:spacing w:after="0"/>
      </w:pPr>
    </w:p>
    <w:p w14:paraId="057BC6A6" w14:textId="070CDA60" w:rsidR="004B775C" w:rsidRPr="004B775C" w:rsidRDefault="00BF5095" w:rsidP="00502E49">
      <w:pPr>
        <w:pStyle w:val="ListParagraph"/>
        <w:numPr>
          <w:ilvl w:val="0"/>
          <w:numId w:val="6"/>
        </w:numPr>
        <w:spacing w:after="0"/>
      </w:pPr>
      <w:r>
        <w:t>Future Leaders</w:t>
      </w:r>
      <w:r w:rsidR="004B775C" w:rsidRPr="004B775C">
        <w:t>:</w:t>
      </w:r>
      <w:r w:rsidR="00A2080A">
        <w:t xml:space="preserve"> (*=mandatory)</w:t>
      </w:r>
    </w:p>
    <w:p w14:paraId="78808A8B" w14:textId="7508B01F" w:rsidR="004B775C" w:rsidRDefault="004B775C" w:rsidP="004B775C">
      <w:pPr>
        <w:spacing w:after="0"/>
        <w:ind w:left="720"/>
      </w:pPr>
      <w:r w:rsidRPr="004B775C">
        <w:t xml:space="preserve">Please list </w:t>
      </w:r>
      <w:r w:rsidR="00A82E31">
        <w:t>the</w:t>
      </w:r>
      <w:r w:rsidRPr="004B775C">
        <w:t xml:space="preserve"> eye</w:t>
      </w:r>
      <w:r w:rsidR="00B22A6C">
        <w:t xml:space="preserve"> </w:t>
      </w:r>
      <w:r w:rsidRPr="004B775C">
        <w:t xml:space="preserve">care professionals </w:t>
      </w:r>
      <w:r w:rsidR="0021447B" w:rsidRPr="0021447B">
        <w:t xml:space="preserve">you feel have the potential to become FUTURE thought leaders or </w:t>
      </w:r>
      <w:r w:rsidR="0021447B">
        <w:t>R</w:t>
      </w:r>
      <w:r w:rsidR="0021447B" w:rsidRPr="0021447B">
        <w:t xml:space="preserve">ising </w:t>
      </w:r>
      <w:r w:rsidR="0021447B">
        <w:t>S</w:t>
      </w:r>
      <w:r w:rsidR="0021447B" w:rsidRPr="0021447B">
        <w:t xml:space="preserve">tars in </w:t>
      </w:r>
      <w:r w:rsidR="00A071BD">
        <w:t>dry eye disease (DED)</w:t>
      </w:r>
      <w:r w:rsidR="004476C5">
        <w:t xml:space="preserve"> </w:t>
      </w:r>
      <w:r w:rsidR="0021447B" w:rsidRPr="0021447B">
        <w:t>within the next 5 years</w:t>
      </w:r>
      <w:r w:rsidR="0044580F">
        <w:t>:</w:t>
      </w:r>
      <w:r w:rsidR="0021447B">
        <w:t xml:space="preserve">  </w:t>
      </w:r>
    </w:p>
    <w:p w14:paraId="7FF45B23" w14:textId="55796B2F" w:rsidR="00E724CF" w:rsidRDefault="00E724CF" w:rsidP="00E724CF">
      <w:pPr>
        <w:spacing w:after="0"/>
        <w:ind w:left="720" w:firstLine="720"/>
      </w:pPr>
      <w:r>
        <w:t>Rising star #1:*</w:t>
      </w:r>
    </w:p>
    <w:p w14:paraId="5C593CD5" w14:textId="2F129835" w:rsidR="00E724CF" w:rsidRDefault="00E724CF" w:rsidP="00E724CF">
      <w:pPr>
        <w:spacing w:after="0"/>
        <w:ind w:left="720"/>
      </w:pPr>
      <w:r>
        <w:tab/>
        <w:t>Rising star #2:*</w:t>
      </w:r>
    </w:p>
    <w:p w14:paraId="667F9F9A" w14:textId="1FCAFECE" w:rsidR="00E724CF" w:rsidRDefault="00E724CF" w:rsidP="00E724CF">
      <w:pPr>
        <w:spacing w:after="0"/>
        <w:ind w:left="720"/>
      </w:pPr>
      <w:r>
        <w:tab/>
        <w:t>Rising star #3:</w:t>
      </w:r>
    </w:p>
    <w:p w14:paraId="491ACA2F" w14:textId="4C5A0EDD" w:rsidR="00E724CF" w:rsidRDefault="00E724CF" w:rsidP="00E724CF">
      <w:pPr>
        <w:spacing w:after="0"/>
        <w:ind w:left="720" w:firstLine="720"/>
      </w:pPr>
      <w:r>
        <w:t>Rising star #4:</w:t>
      </w:r>
    </w:p>
    <w:p w14:paraId="3E1046D8" w14:textId="31F84CC2" w:rsidR="00241FCC" w:rsidRDefault="00E724CF" w:rsidP="00E724CF">
      <w:pPr>
        <w:spacing w:after="0"/>
        <w:ind w:left="720" w:firstLine="720"/>
      </w:pPr>
      <w:r>
        <w:t>Rising star #5:</w:t>
      </w:r>
    </w:p>
    <w:p w14:paraId="66B674DD" w14:textId="77777777" w:rsidR="00C44C0B" w:rsidRDefault="00C44C0B" w:rsidP="00E724CF">
      <w:pPr>
        <w:spacing w:after="0"/>
        <w:ind w:left="720" w:firstLine="720"/>
      </w:pPr>
    </w:p>
    <w:p w14:paraId="32E8EF39" w14:textId="719960B7" w:rsidR="00D57CF7" w:rsidRPr="001265AC" w:rsidRDefault="00D57CF7" w:rsidP="00D57CF7">
      <w:pPr>
        <w:pStyle w:val="ListParagraph"/>
        <w:numPr>
          <w:ilvl w:val="0"/>
          <w:numId w:val="6"/>
        </w:numPr>
        <w:spacing w:after="0"/>
      </w:pPr>
      <w:r w:rsidRPr="001265AC">
        <w:t xml:space="preserve">Social Media Influencers: Please list the </w:t>
      </w:r>
      <w:r w:rsidRPr="001265AC">
        <w:rPr>
          <w:b/>
          <w:bCs/>
        </w:rPr>
        <w:t xml:space="preserve">eye care professionals you engage with most often </w:t>
      </w:r>
      <w:r w:rsidRPr="001265AC">
        <w:t>on social media (including YouTube, podcasts, or blogs) for dry eye disease (DED) content</w:t>
      </w:r>
      <w:r w:rsidR="0073777C" w:rsidRPr="001265AC">
        <w:t>:</w:t>
      </w:r>
    </w:p>
    <w:p w14:paraId="2D2E1FA5" w14:textId="77777777" w:rsidR="00D57CF7" w:rsidRPr="001265AC" w:rsidRDefault="00D57CF7" w:rsidP="00D57CF7">
      <w:pPr>
        <w:spacing w:after="0"/>
        <w:ind w:left="720" w:firstLine="720"/>
      </w:pPr>
      <w:r w:rsidRPr="001265AC">
        <w:t>Influencer #1:</w:t>
      </w:r>
    </w:p>
    <w:p w14:paraId="5D80D0C9" w14:textId="77777777" w:rsidR="00D57CF7" w:rsidRPr="001265AC" w:rsidRDefault="00D57CF7" w:rsidP="00D57CF7">
      <w:pPr>
        <w:spacing w:after="0"/>
        <w:ind w:left="720"/>
      </w:pPr>
      <w:r w:rsidRPr="001265AC">
        <w:tab/>
        <w:t>Influencer #2:</w:t>
      </w:r>
    </w:p>
    <w:p w14:paraId="31D692AD" w14:textId="77777777" w:rsidR="00D57CF7" w:rsidRPr="001265AC" w:rsidRDefault="00D57CF7" w:rsidP="00D57CF7">
      <w:pPr>
        <w:spacing w:after="0"/>
        <w:ind w:left="720"/>
      </w:pPr>
      <w:r w:rsidRPr="001265AC">
        <w:tab/>
        <w:t>Influencer #3:</w:t>
      </w:r>
    </w:p>
    <w:p w14:paraId="0FC5C0A8" w14:textId="77777777" w:rsidR="00D57CF7" w:rsidRPr="001265AC" w:rsidRDefault="00D57CF7" w:rsidP="00D57CF7">
      <w:pPr>
        <w:spacing w:after="0"/>
        <w:ind w:left="720" w:firstLine="720"/>
      </w:pPr>
      <w:r w:rsidRPr="001265AC">
        <w:t>Influencer #4:</w:t>
      </w:r>
    </w:p>
    <w:p w14:paraId="307C9D49" w14:textId="77777777" w:rsidR="00D57CF7" w:rsidRDefault="00D57CF7" w:rsidP="00D57CF7">
      <w:pPr>
        <w:spacing w:after="0"/>
        <w:ind w:left="720" w:firstLine="720"/>
      </w:pPr>
      <w:r w:rsidRPr="001265AC">
        <w:t>Influencer #5:</w:t>
      </w:r>
    </w:p>
    <w:p w14:paraId="4A8892BA" w14:textId="77777777" w:rsidR="00BA5D8E" w:rsidRDefault="00BA5D8E" w:rsidP="00501BCD">
      <w:pPr>
        <w:spacing w:after="0"/>
      </w:pPr>
    </w:p>
    <w:p w14:paraId="3819B199" w14:textId="1528CEEB" w:rsidR="002E53C7" w:rsidRPr="00501BCD" w:rsidRDefault="002E53C7" w:rsidP="003C381B">
      <w:pPr>
        <w:rPr>
          <w:strike/>
        </w:rPr>
      </w:pPr>
    </w:p>
    <w:sectPr w:rsidR="002E53C7" w:rsidRPr="00501B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llai, Monisha" w:date="2025-04-04T17:17:00Z" w:initials="MP">
    <w:p w14:paraId="70F74B36" w14:textId="77777777" w:rsidR="001B20D6" w:rsidRDefault="001B20D6" w:rsidP="001B20D6">
      <w:pPr>
        <w:pStyle w:val="CommentText"/>
      </w:pPr>
      <w:r>
        <w:rPr>
          <w:rStyle w:val="CommentReference"/>
        </w:rPr>
        <w:annotationRef/>
      </w:r>
      <w:r>
        <w:t>Team feels this wording is more inclusive (ABO certification typically skews MD)</w:t>
      </w:r>
    </w:p>
  </w:comment>
  <w:comment w:id="14" w:author="Jennifer Pikor" w:date="2025-04-02T17:25:00Z" w:initials="JP">
    <w:p w14:paraId="21250AF8" w14:textId="2AD1485C" w:rsidR="004476C5" w:rsidRDefault="00A10411" w:rsidP="004476C5">
      <w:pPr>
        <w:pStyle w:val="CommentText"/>
      </w:pPr>
      <w:r>
        <w:rPr>
          <w:rStyle w:val="CommentReference"/>
        </w:rPr>
        <w:annotationRef/>
      </w:r>
      <w:r w:rsidR="004476C5">
        <w:t>We propose the following language for this disclaimer, which will be shown before the start of the survey.  If your legal department has specific language that they would prefer, please let us know:</w:t>
      </w:r>
    </w:p>
    <w:p w14:paraId="2522887D" w14:textId="77777777" w:rsidR="004476C5" w:rsidRDefault="004476C5" w:rsidP="004476C5">
      <w:pPr>
        <w:pStyle w:val="CommentText"/>
      </w:pPr>
    </w:p>
    <w:p w14:paraId="38DAE652" w14:textId="77777777" w:rsidR="004476C5" w:rsidRDefault="004476C5" w:rsidP="004476C5">
      <w:pPr>
        <w:pStyle w:val="CommentText"/>
      </w:pPr>
      <w:r>
        <w:rPr>
          <w:highlight w:val="white"/>
        </w:rPr>
        <w:t xml:space="preserve">This survey is intended for licensed eye care providers for the purpose of market research and gathering professional insights. </w:t>
      </w:r>
    </w:p>
    <w:p w14:paraId="40C2B97F" w14:textId="77777777" w:rsidR="004476C5" w:rsidRDefault="004476C5" w:rsidP="004476C5">
      <w:pPr>
        <w:pStyle w:val="CommentText"/>
      </w:pPr>
    </w:p>
    <w:p w14:paraId="09531196" w14:textId="77777777" w:rsidR="004476C5" w:rsidRDefault="004476C5" w:rsidP="004476C5">
      <w:pPr>
        <w:pStyle w:val="CommentText"/>
      </w:pPr>
      <w:r>
        <w:rPr>
          <w:highlight w:val="white"/>
        </w:rPr>
        <w:t xml:space="preserve">Due to regulatory restrictions, we are unable to provide compensation for participation to respondents licensed in Vermont, Massachusetts, or Washington, D.C.  Eye care providers from these locations are still welcome to complete the survey and share their insights. </w:t>
      </w:r>
    </w:p>
    <w:p w14:paraId="52D64FCE" w14:textId="77777777" w:rsidR="004476C5" w:rsidRDefault="004476C5" w:rsidP="004476C5">
      <w:pPr>
        <w:pStyle w:val="CommentText"/>
      </w:pPr>
    </w:p>
    <w:p w14:paraId="02C0610A" w14:textId="77777777" w:rsidR="004476C5" w:rsidRDefault="004476C5" w:rsidP="004476C5">
      <w:pPr>
        <w:pStyle w:val="CommentText"/>
      </w:pPr>
      <w:r>
        <w:rPr>
          <w:highlight w:val="white"/>
        </w:rPr>
        <w:t>By continuing with this survey, you acknowledge and agree to these terms.</w:t>
      </w:r>
    </w:p>
    <w:p w14:paraId="29576FE3" w14:textId="77777777" w:rsidR="004476C5" w:rsidRDefault="004476C5" w:rsidP="004476C5">
      <w:pPr>
        <w:pStyle w:val="CommentText"/>
      </w:pPr>
    </w:p>
    <w:p w14:paraId="1F6E4CDC" w14:textId="77777777" w:rsidR="004476C5" w:rsidRDefault="004476C5" w:rsidP="004476C5">
      <w:pPr>
        <w:pStyle w:val="CommentText"/>
      </w:pPr>
    </w:p>
  </w:comment>
  <w:comment w:id="15" w:author="Pillai, Monisha" w:date="2025-04-03T07:50:00Z" w:initials="MP">
    <w:p w14:paraId="07E3B891" w14:textId="77777777" w:rsidR="00337D31" w:rsidRDefault="00B73F56" w:rsidP="00337D31">
      <w:pPr>
        <w:pStyle w:val="CommentText"/>
      </w:pPr>
      <w:r>
        <w:rPr>
          <w:rStyle w:val="CommentReference"/>
        </w:rPr>
        <w:annotationRef/>
      </w:r>
      <w:r w:rsidR="00337D31">
        <w:t xml:space="preserve">This language is perfect, ty! Just double-checked and there have been some changes to the regulations in recent years, so this </w:t>
      </w:r>
      <w:r w:rsidR="00337D31">
        <w:rPr>
          <w:b/>
          <w:bCs/>
        </w:rPr>
        <w:t xml:space="preserve">now only applies to Vermont. </w:t>
      </w:r>
      <w:r w:rsidR="00337D31">
        <w:t>So please just tweak wording to only mention Vermont (not DC or Mass)</w:t>
      </w:r>
    </w:p>
  </w:comment>
  <w:comment w:id="16" w:author="Jennifer Pikor" w:date="2025-04-02T17:47:00Z" w:initials="JP">
    <w:p w14:paraId="7FF4A994" w14:textId="55DDCEE3" w:rsidR="00B6571D" w:rsidRDefault="00B6571D" w:rsidP="00B6571D">
      <w:pPr>
        <w:pStyle w:val="CommentText"/>
      </w:pPr>
      <w:r>
        <w:rPr>
          <w:rStyle w:val="CommentReference"/>
        </w:rPr>
        <w:annotationRef/>
      </w:r>
      <w:r>
        <w:t>In previous market research we have conducted, there is a sharp contrast between where academic and non-academic physicians seek educational information.  Academics tend to prefer peer-reviewed literature, whereas non-academics tend to prefer trade publications.  By breaking this out from a hospital setting, this allows us to analyze the differences in educational sources between these two groups.</w:t>
      </w:r>
    </w:p>
  </w:comment>
  <w:comment w:id="17" w:author="Pillai, Monisha" w:date="2025-04-07T08:11:00Z" w:initials="MP">
    <w:p w14:paraId="19FED29B" w14:textId="77777777" w:rsidR="00337D31" w:rsidRDefault="00337D31" w:rsidP="00337D31">
      <w:pPr>
        <w:pStyle w:val="CommentText"/>
      </w:pPr>
      <w:r>
        <w:rPr>
          <w:rStyle w:val="CommentReference"/>
        </w:rPr>
        <w:annotationRef/>
      </w:r>
      <w:r>
        <w:t>Aligned</w:t>
      </w:r>
    </w:p>
  </w:comment>
  <w:comment w:id="18" w:author="Jennifer Pikor" w:date="2025-04-02T17:21:00Z" w:initials="JP">
    <w:p w14:paraId="6491C209" w14:textId="3D41E757" w:rsidR="00273FE2" w:rsidRDefault="00273FE2" w:rsidP="00273FE2">
      <w:pPr>
        <w:pStyle w:val="CommentText"/>
      </w:pPr>
      <w:r>
        <w:rPr>
          <w:rStyle w:val="CommentReference"/>
        </w:rPr>
        <w:annotationRef/>
      </w:r>
      <w:r>
        <w:rPr>
          <w:color w:val="202124"/>
          <w:highlight w:val="white"/>
        </w:rPr>
        <w:t>Medical Optometry refers to ODs who focus primarily on diagnosing and managing ocular diseases (e.g., dry eye, glaucoma, macular degeneration) rather than providing routine vision exams or prescribing glasses/contact lenses.</w:t>
      </w:r>
      <w:r>
        <w:t xml:space="preserve"> </w:t>
      </w:r>
    </w:p>
    <w:p w14:paraId="46CDC71C" w14:textId="77777777" w:rsidR="00273FE2" w:rsidRDefault="00273FE2" w:rsidP="00273FE2">
      <w:pPr>
        <w:pStyle w:val="CommentText"/>
      </w:pPr>
    </w:p>
    <w:p w14:paraId="7B5C0E91" w14:textId="77777777" w:rsidR="00273FE2" w:rsidRDefault="00273FE2" w:rsidP="00273FE2">
      <w:pPr>
        <w:pStyle w:val="CommentText"/>
      </w:pPr>
      <w:r>
        <w:rPr>
          <w:color w:val="202124"/>
          <w:highlight w:val="white"/>
        </w:rPr>
        <w:t>As this survey aims to understand medical management trends (e.g., prescribing habits, advanced diagnostics, new therapies), medical optometry to better segment the responses</w:t>
      </w:r>
      <w:r>
        <w:t xml:space="preserve"> </w:t>
      </w:r>
    </w:p>
  </w:comment>
  <w:comment w:id="19" w:author="Pillai, Monisha" w:date="2025-04-07T08:11:00Z" w:initials="MP">
    <w:p w14:paraId="5C59DDCC" w14:textId="77777777" w:rsidR="00337D31" w:rsidRDefault="00337D31" w:rsidP="00337D31">
      <w:pPr>
        <w:pStyle w:val="CommentText"/>
      </w:pPr>
      <w:r>
        <w:rPr>
          <w:rStyle w:val="CommentReference"/>
        </w:rPr>
        <w:annotationRef/>
      </w:r>
      <w:r>
        <w:t>Aligned</w:t>
      </w:r>
    </w:p>
  </w:comment>
  <w:comment w:id="21" w:author="Pillai, Monisha" w:date="2025-04-03T07:53:00Z" w:initials="MP">
    <w:p w14:paraId="5AC35934" w14:textId="77777777" w:rsidR="00337D31" w:rsidRDefault="00B73F56" w:rsidP="00337D31">
      <w:pPr>
        <w:pStyle w:val="CommentText"/>
      </w:pPr>
      <w:r>
        <w:rPr>
          <w:rStyle w:val="CommentReference"/>
        </w:rPr>
        <w:annotationRef/>
      </w:r>
      <w:r w:rsidR="00337D31">
        <w:t xml:space="preserve">What’s the difference between ‘clinical management’ (bullet 1) and ‘clinical decision-making’ (bullet 4)? If bullet 4 is more about practice efficiency and business considerations can we change it to say “practice efficiency &amp; </w:t>
      </w:r>
      <w:r w:rsidR="00337D31">
        <w:rPr>
          <w:b/>
          <w:bCs/>
        </w:rPr>
        <w:t xml:space="preserve">business </w:t>
      </w:r>
      <w:r w:rsidR="00337D31">
        <w:t>decision-making”?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74B36" w15:done="0"/>
  <w15:commentEx w15:paraId="1F6E4CDC" w15:done="0"/>
  <w15:commentEx w15:paraId="07E3B891" w15:paraIdParent="1F6E4CDC" w15:done="0"/>
  <w15:commentEx w15:paraId="7FF4A994" w15:done="0"/>
  <w15:commentEx w15:paraId="19FED29B" w15:paraIdParent="7FF4A994" w15:done="0"/>
  <w15:commentEx w15:paraId="7B5C0E91" w15:done="0"/>
  <w15:commentEx w15:paraId="5C59DDCC" w15:paraIdParent="7B5C0E91" w15:done="0"/>
  <w15:commentEx w15:paraId="5AC359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B0FA5B" w16cex:dateUtc="2025-04-04T21:17:00Z"/>
  <w16cex:commentExtensible w16cex:durableId="26171BFC" w16cex:dateUtc="2025-04-02T23:25:00Z"/>
  <w16cex:commentExtensible w16cex:durableId="2C6A6671" w16cex:dateUtc="2025-04-03T11:50:00Z"/>
  <w16cex:commentExtensible w16cex:durableId="5AD320E0" w16cex:dateUtc="2025-04-02T23:47:00Z"/>
  <w16cex:commentExtensible w16cex:durableId="447DD29C" w16cex:dateUtc="2025-04-07T12:11:00Z"/>
  <w16cex:commentExtensible w16cex:durableId="0FB66CC0" w16cex:dateUtc="2025-04-02T23:21:00Z"/>
  <w16cex:commentExtensible w16cex:durableId="0909511B" w16cex:dateUtc="2025-04-07T12:11:00Z"/>
  <w16cex:commentExtensible w16cex:durableId="651696ED" w16cex:dateUtc="2025-04-03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74B36" w16cid:durableId="28B0FA5B"/>
  <w16cid:commentId w16cid:paraId="1F6E4CDC" w16cid:durableId="26171BFC"/>
  <w16cid:commentId w16cid:paraId="07E3B891" w16cid:durableId="2C6A6671"/>
  <w16cid:commentId w16cid:paraId="7FF4A994" w16cid:durableId="5AD320E0"/>
  <w16cid:commentId w16cid:paraId="19FED29B" w16cid:durableId="447DD29C"/>
  <w16cid:commentId w16cid:paraId="7B5C0E91" w16cid:durableId="0FB66CC0"/>
  <w16cid:commentId w16cid:paraId="5C59DDCC" w16cid:durableId="0909511B"/>
  <w16cid:commentId w16cid:paraId="5AC35934" w16cid:durableId="651696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9E8"/>
    <w:multiLevelType w:val="hybridMultilevel"/>
    <w:tmpl w:val="6FD8228A"/>
    <w:lvl w:ilvl="0" w:tplc="5226FE0E">
      <w:start w:val="1"/>
      <w:numFmt w:val="decimal"/>
      <w:lvlText w:val="%1)"/>
      <w:lvlJc w:val="left"/>
      <w:pPr>
        <w:ind w:left="1020" w:hanging="360"/>
      </w:pPr>
    </w:lvl>
    <w:lvl w:ilvl="1" w:tplc="0568A1A4">
      <w:start w:val="1"/>
      <w:numFmt w:val="decimal"/>
      <w:lvlText w:val="%2)"/>
      <w:lvlJc w:val="left"/>
      <w:pPr>
        <w:ind w:left="1020" w:hanging="360"/>
      </w:pPr>
    </w:lvl>
    <w:lvl w:ilvl="2" w:tplc="A1829CAC">
      <w:start w:val="1"/>
      <w:numFmt w:val="decimal"/>
      <w:lvlText w:val="%3)"/>
      <w:lvlJc w:val="left"/>
      <w:pPr>
        <w:ind w:left="1020" w:hanging="360"/>
      </w:pPr>
    </w:lvl>
    <w:lvl w:ilvl="3" w:tplc="15D27B52">
      <w:start w:val="1"/>
      <w:numFmt w:val="decimal"/>
      <w:lvlText w:val="%4)"/>
      <w:lvlJc w:val="left"/>
      <w:pPr>
        <w:ind w:left="1020" w:hanging="360"/>
      </w:pPr>
    </w:lvl>
    <w:lvl w:ilvl="4" w:tplc="8F66D582">
      <w:start w:val="1"/>
      <w:numFmt w:val="decimal"/>
      <w:lvlText w:val="%5)"/>
      <w:lvlJc w:val="left"/>
      <w:pPr>
        <w:ind w:left="1020" w:hanging="360"/>
      </w:pPr>
    </w:lvl>
    <w:lvl w:ilvl="5" w:tplc="7E527214">
      <w:start w:val="1"/>
      <w:numFmt w:val="decimal"/>
      <w:lvlText w:val="%6)"/>
      <w:lvlJc w:val="left"/>
      <w:pPr>
        <w:ind w:left="1020" w:hanging="360"/>
      </w:pPr>
    </w:lvl>
    <w:lvl w:ilvl="6" w:tplc="FA4E4F00">
      <w:start w:val="1"/>
      <w:numFmt w:val="decimal"/>
      <w:lvlText w:val="%7)"/>
      <w:lvlJc w:val="left"/>
      <w:pPr>
        <w:ind w:left="1020" w:hanging="360"/>
      </w:pPr>
    </w:lvl>
    <w:lvl w:ilvl="7" w:tplc="070CD4FC">
      <w:start w:val="1"/>
      <w:numFmt w:val="decimal"/>
      <w:lvlText w:val="%8)"/>
      <w:lvlJc w:val="left"/>
      <w:pPr>
        <w:ind w:left="1020" w:hanging="360"/>
      </w:pPr>
    </w:lvl>
    <w:lvl w:ilvl="8" w:tplc="84F41756">
      <w:start w:val="1"/>
      <w:numFmt w:val="decimal"/>
      <w:lvlText w:val="%9)"/>
      <w:lvlJc w:val="left"/>
      <w:pPr>
        <w:ind w:left="1020" w:hanging="360"/>
      </w:pPr>
    </w:lvl>
  </w:abstractNum>
  <w:abstractNum w:abstractNumId="1" w15:restartNumberingAfterBreak="0">
    <w:nsid w:val="05DB5EF1"/>
    <w:multiLevelType w:val="hybridMultilevel"/>
    <w:tmpl w:val="2D08F61A"/>
    <w:lvl w:ilvl="0" w:tplc="F994291A">
      <w:start w:val="1"/>
      <w:numFmt w:val="bullet"/>
      <w:lvlText w:val=""/>
      <w:lvlJc w:val="left"/>
      <w:pPr>
        <w:ind w:left="720" w:hanging="360"/>
      </w:pPr>
      <w:rPr>
        <w:rFonts w:ascii="Symbol" w:hAnsi="Symbol"/>
      </w:rPr>
    </w:lvl>
    <w:lvl w:ilvl="1" w:tplc="52C24F52">
      <w:start w:val="1"/>
      <w:numFmt w:val="bullet"/>
      <w:lvlText w:val=""/>
      <w:lvlJc w:val="left"/>
      <w:pPr>
        <w:ind w:left="720" w:hanging="360"/>
      </w:pPr>
      <w:rPr>
        <w:rFonts w:ascii="Symbol" w:hAnsi="Symbol"/>
      </w:rPr>
    </w:lvl>
    <w:lvl w:ilvl="2" w:tplc="8718382E">
      <w:start w:val="1"/>
      <w:numFmt w:val="bullet"/>
      <w:lvlText w:val=""/>
      <w:lvlJc w:val="left"/>
      <w:pPr>
        <w:ind w:left="720" w:hanging="360"/>
      </w:pPr>
      <w:rPr>
        <w:rFonts w:ascii="Symbol" w:hAnsi="Symbol"/>
      </w:rPr>
    </w:lvl>
    <w:lvl w:ilvl="3" w:tplc="BCA80F6E">
      <w:start w:val="1"/>
      <w:numFmt w:val="bullet"/>
      <w:lvlText w:val=""/>
      <w:lvlJc w:val="left"/>
      <w:pPr>
        <w:ind w:left="720" w:hanging="360"/>
      </w:pPr>
      <w:rPr>
        <w:rFonts w:ascii="Symbol" w:hAnsi="Symbol"/>
      </w:rPr>
    </w:lvl>
    <w:lvl w:ilvl="4" w:tplc="3F0E8192">
      <w:start w:val="1"/>
      <w:numFmt w:val="bullet"/>
      <w:lvlText w:val=""/>
      <w:lvlJc w:val="left"/>
      <w:pPr>
        <w:ind w:left="720" w:hanging="360"/>
      </w:pPr>
      <w:rPr>
        <w:rFonts w:ascii="Symbol" w:hAnsi="Symbol"/>
      </w:rPr>
    </w:lvl>
    <w:lvl w:ilvl="5" w:tplc="4F7A8568">
      <w:start w:val="1"/>
      <w:numFmt w:val="bullet"/>
      <w:lvlText w:val=""/>
      <w:lvlJc w:val="left"/>
      <w:pPr>
        <w:ind w:left="720" w:hanging="360"/>
      </w:pPr>
      <w:rPr>
        <w:rFonts w:ascii="Symbol" w:hAnsi="Symbol"/>
      </w:rPr>
    </w:lvl>
    <w:lvl w:ilvl="6" w:tplc="4BDA7EC6">
      <w:start w:val="1"/>
      <w:numFmt w:val="bullet"/>
      <w:lvlText w:val=""/>
      <w:lvlJc w:val="left"/>
      <w:pPr>
        <w:ind w:left="720" w:hanging="360"/>
      </w:pPr>
      <w:rPr>
        <w:rFonts w:ascii="Symbol" w:hAnsi="Symbol"/>
      </w:rPr>
    </w:lvl>
    <w:lvl w:ilvl="7" w:tplc="F8DCA2B4">
      <w:start w:val="1"/>
      <w:numFmt w:val="bullet"/>
      <w:lvlText w:val=""/>
      <w:lvlJc w:val="left"/>
      <w:pPr>
        <w:ind w:left="720" w:hanging="360"/>
      </w:pPr>
      <w:rPr>
        <w:rFonts w:ascii="Symbol" w:hAnsi="Symbol"/>
      </w:rPr>
    </w:lvl>
    <w:lvl w:ilvl="8" w:tplc="7362161A">
      <w:start w:val="1"/>
      <w:numFmt w:val="bullet"/>
      <w:lvlText w:val=""/>
      <w:lvlJc w:val="left"/>
      <w:pPr>
        <w:ind w:left="720" w:hanging="360"/>
      </w:pPr>
      <w:rPr>
        <w:rFonts w:ascii="Symbol" w:hAnsi="Symbol"/>
      </w:rPr>
    </w:lvl>
  </w:abstractNum>
  <w:abstractNum w:abstractNumId="2" w15:restartNumberingAfterBreak="0">
    <w:nsid w:val="06D70F66"/>
    <w:multiLevelType w:val="multilevel"/>
    <w:tmpl w:val="DAE2C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7122F"/>
    <w:multiLevelType w:val="hybridMultilevel"/>
    <w:tmpl w:val="38F45F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B26E79"/>
    <w:multiLevelType w:val="hybridMultilevel"/>
    <w:tmpl w:val="C8120D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587EDE"/>
    <w:multiLevelType w:val="hybridMultilevel"/>
    <w:tmpl w:val="D4FC5242"/>
    <w:lvl w:ilvl="0" w:tplc="2D708C34">
      <w:start w:val="1"/>
      <w:numFmt w:val="bullet"/>
      <w:lvlText w:val="•"/>
      <w:lvlJc w:val="left"/>
      <w:pPr>
        <w:tabs>
          <w:tab w:val="num" w:pos="720"/>
        </w:tabs>
        <w:ind w:left="720" w:hanging="360"/>
      </w:pPr>
      <w:rPr>
        <w:rFonts w:ascii="Arial" w:hAnsi="Arial" w:hint="default"/>
      </w:rPr>
    </w:lvl>
    <w:lvl w:ilvl="1" w:tplc="3A066CFE">
      <w:numFmt w:val="bullet"/>
      <w:lvlText w:val="o"/>
      <w:lvlJc w:val="left"/>
      <w:pPr>
        <w:tabs>
          <w:tab w:val="num" w:pos="1440"/>
        </w:tabs>
        <w:ind w:left="1440" w:hanging="360"/>
      </w:pPr>
      <w:rPr>
        <w:rFonts w:ascii="Courier New" w:hAnsi="Courier New" w:hint="default"/>
      </w:rPr>
    </w:lvl>
    <w:lvl w:ilvl="2" w:tplc="B6243686" w:tentative="1">
      <w:start w:val="1"/>
      <w:numFmt w:val="bullet"/>
      <w:lvlText w:val="•"/>
      <w:lvlJc w:val="left"/>
      <w:pPr>
        <w:tabs>
          <w:tab w:val="num" w:pos="2160"/>
        </w:tabs>
        <w:ind w:left="2160" w:hanging="360"/>
      </w:pPr>
      <w:rPr>
        <w:rFonts w:ascii="Arial" w:hAnsi="Arial" w:hint="default"/>
      </w:rPr>
    </w:lvl>
    <w:lvl w:ilvl="3" w:tplc="2042067C" w:tentative="1">
      <w:start w:val="1"/>
      <w:numFmt w:val="bullet"/>
      <w:lvlText w:val="•"/>
      <w:lvlJc w:val="left"/>
      <w:pPr>
        <w:tabs>
          <w:tab w:val="num" w:pos="2880"/>
        </w:tabs>
        <w:ind w:left="2880" w:hanging="360"/>
      </w:pPr>
      <w:rPr>
        <w:rFonts w:ascii="Arial" w:hAnsi="Arial" w:hint="default"/>
      </w:rPr>
    </w:lvl>
    <w:lvl w:ilvl="4" w:tplc="30DE078A" w:tentative="1">
      <w:start w:val="1"/>
      <w:numFmt w:val="bullet"/>
      <w:lvlText w:val="•"/>
      <w:lvlJc w:val="left"/>
      <w:pPr>
        <w:tabs>
          <w:tab w:val="num" w:pos="3600"/>
        </w:tabs>
        <w:ind w:left="3600" w:hanging="360"/>
      </w:pPr>
      <w:rPr>
        <w:rFonts w:ascii="Arial" w:hAnsi="Arial" w:hint="default"/>
      </w:rPr>
    </w:lvl>
    <w:lvl w:ilvl="5" w:tplc="726C3600" w:tentative="1">
      <w:start w:val="1"/>
      <w:numFmt w:val="bullet"/>
      <w:lvlText w:val="•"/>
      <w:lvlJc w:val="left"/>
      <w:pPr>
        <w:tabs>
          <w:tab w:val="num" w:pos="4320"/>
        </w:tabs>
        <w:ind w:left="4320" w:hanging="360"/>
      </w:pPr>
      <w:rPr>
        <w:rFonts w:ascii="Arial" w:hAnsi="Arial" w:hint="default"/>
      </w:rPr>
    </w:lvl>
    <w:lvl w:ilvl="6" w:tplc="EEBC51EE" w:tentative="1">
      <w:start w:val="1"/>
      <w:numFmt w:val="bullet"/>
      <w:lvlText w:val="•"/>
      <w:lvlJc w:val="left"/>
      <w:pPr>
        <w:tabs>
          <w:tab w:val="num" w:pos="5040"/>
        </w:tabs>
        <w:ind w:left="5040" w:hanging="360"/>
      </w:pPr>
      <w:rPr>
        <w:rFonts w:ascii="Arial" w:hAnsi="Arial" w:hint="default"/>
      </w:rPr>
    </w:lvl>
    <w:lvl w:ilvl="7" w:tplc="9746DB04" w:tentative="1">
      <w:start w:val="1"/>
      <w:numFmt w:val="bullet"/>
      <w:lvlText w:val="•"/>
      <w:lvlJc w:val="left"/>
      <w:pPr>
        <w:tabs>
          <w:tab w:val="num" w:pos="5760"/>
        </w:tabs>
        <w:ind w:left="5760" w:hanging="360"/>
      </w:pPr>
      <w:rPr>
        <w:rFonts w:ascii="Arial" w:hAnsi="Arial" w:hint="default"/>
      </w:rPr>
    </w:lvl>
    <w:lvl w:ilvl="8" w:tplc="DB527D2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D80B3D"/>
    <w:multiLevelType w:val="hybridMultilevel"/>
    <w:tmpl w:val="9AB6C41C"/>
    <w:lvl w:ilvl="0" w:tplc="FBEAFBE0">
      <w:start w:val="1"/>
      <w:numFmt w:val="bullet"/>
      <w:lvlText w:val=""/>
      <w:lvlJc w:val="left"/>
      <w:pPr>
        <w:ind w:left="1440" w:hanging="360"/>
      </w:pPr>
      <w:rPr>
        <w:rFonts w:ascii="Symbol" w:hAnsi="Symbol"/>
      </w:rPr>
    </w:lvl>
    <w:lvl w:ilvl="1" w:tplc="8D86EB3E">
      <w:start w:val="1"/>
      <w:numFmt w:val="bullet"/>
      <w:lvlText w:val=""/>
      <w:lvlJc w:val="left"/>
      <w:pPr>
        <w:ind w:left="1440" w:hanging="360"/>
      </w:pPr>
      <w:rPr>
        <w:rFonts w:ascii="Symbol" w:hAnsi="Symbol"/>
      </w:rPr>
    </w:lvl>
    <w:lvl w:ilvl="2" w:tplc="4A6ED596">
      <w:start w:val="1"/>
      <w:numFmt w:val="bullet"/>
      <w:lvlText w:val=""/>
      <w:lvlJc w:val="left"/>
      <w:pPr>
        <w:ind w:left="1440" w:hanging="360"/>
      </w:pPr>
      <w:rPr>
        <w:rFonts w:ascii="Symbol" w:hAnsi="Symbol"/>
      </w:rPr>
    </w:lvl>
    <w:lvl w:ilvl="3" w:tplc="92A8CFD8">
      <w:start w:val="1"/>
      <w:numFmt w:val="bullet"/>
      <w:lvlText w:val=""/>
      <w:lvlJc w:val="left"/>
      <w:pPr>
        <w:ind w:left="1440" w:hanging="360"/>
      </w:pPr>
      <w:rPr>
        <w:rFonts w:ascii="Symbol" w:hAnsi="Symbol"/>
      </w:rPr>
    </w:lvl>
    <w:lvl w:ilvl="4" w:tplc="1A0EFF0C">
      <w:start w:val="1"/>
      <w:numFmt w:val="bullet"/>
      <w:lvlText w:val=""/>
      <w:lvlJc w:val="left"/>
      <w:pPr>
        <w:ind w:left="1440" w:hanging="360"/>
      </w:pPr>
      <w:rPr>
        <w:rFonts w:ascii="Symbol" w:hAnsi="Symbol"/>
      </w:rPr>
    </w:lvl>
    <w:lvl w:ilvl="5" w:tplc="2E9A4104">
      <w:start w:val="1"/>
      <w:numFmt w:val="bullet"/>
      <w:lvlText w:val=""/>
      <w:lvlJc w:val="left"/>
      <w:pPr>
        <w:ind w:left="1440" w:hanging="360"/>
      </w:pPr>
      <w:rPr>
        <w:rFonts w:ascii="Symbol" w:hAnsi="Symbol"/>
      </w:rPr>
    </w:lvl>
    <w:lvl w:ilvl="6" w:tplc="8B967F32">
      <w:start w:val="1"/>
      <w:numFmt w:val="bullet"/>
      <w:lvlText w:val=""/>
      <w:lvlJc w:val="left"/>
      <w:pPr>
        <w:ind w:left="1440" w:hanging="360"/>
      </w:pPr>
      <w:rPr>
        <w:rFonts w:ascii="Symbol" w:hAnsi="Symbol"/>
      </w:rPr>
    </w:lvl>
    <w:lvl w:ilvl="7" w:tplc="3A8433A4">
      <w:start w:val="1"/>
      <w:numFmt w:val="bullet"/>
      <w:lvlText w:val=""/>
      <w:lvlJc w:val="left"/>
      <w:pPr>
        <w:ind w:left="1440" w:hanging="360"/>
      </w:pPr>
      <w:rPr>
        <w:rFonts w:ascii="Symbol" w:hAnsi="Symbol"/>
      </w:rPr>
    </w:lvl>
    <w:lvl w:ilvl="8" w:tplc="81FE5102">
      <w:start w:val="1"/>
      <w:numFmt w:val="bullet"/>
      <w:lvlText w:val=""/>
      <w:lvlJc w:val="left"/>
      <w:pPr>
        <w:ind w:left="1440" w:hanging="360"/>
      </w:pPr>
      <w:rPr>
        <w:rFonts w:ascii="Symbol" w:hAnsi="Symbol"/>
      </w:rPr>
    </w:lvl>
  </w:abstractNum>
  <w:abstractNum w:abstractNumId="7" w15:restartNumberingAfterBreak="0">
    <w:nsid w:val="2C0C0AA0"/>
    <w:multiLevelType w:val="hybridMultilevel"/>
    <w:tmpl w:val="B770B936"/>
    <w:lvl w:ilvl="0" w:tplc="BC3E4498">
      <w:start w:val="1"/>
      <w:numFmt w:val="bullet"/>
      <w:lvlText w:val=""/>
      <w:lvlJc w:val="left"/>
      <w:pPr>
        <w:ind w:left="720" w:hanging="360"/>
      </w:pPr>
      <w:rPr>
        <w:rFonts w:ascii="Symbol" w:hAnsi="Symbol"/>
      </w:rPr>
    </w:lvl>
    <w:lvl w:ilvl="1" w:tplc="D0D04986">
      <w:start w:val="1"/>
      <w:numFmt w:val="bullet"/>
      <w:lvlText w:val=""/>
      <w:lvlJc w:val="left"/>
      <w:pPr>
        <w:ind w:left="720" w:hanging="360"/>
      </w:pPr>
      <w:rPr>
        <w:rFonts w:ascii="Symbol" w:hAnsi="Symbol"/>
      </w:rPr>
    </w:lvl>
    <w:lvl w:ilvl="2" w:tplc="14C41DC8">
      <w:start w:val="1"/>
      <w:numFmt w:val="bullet"/>
      <w:lvlText w:val=""/>
      <w:lvlJc w:val="left"/>
      <w:pPr>
        <w:ind w:left="720" w:hanging="360"/>
      </w:pPr>
      <w:rPr>
        <w:rFonts w:ascii="Symbol" w:hAnsi="Symbol"/>
      </w:rPr>
    </w:lvl>
    <w:lvl w:ilvl="3" w:tplc="07105550">
      <w:start w:val="1"/>
      <w:numFmt w:val="bullet"/>
      <w:lvlText w:val=""/>
      <w:lvlJc w:val="left"/>
      <w:pPr>
        <w:ind w:left="720" w:hanging="360"/>
      </w:pPr>
      <w:rPr>
        <w:rFonts w:ascii="Symbol" w:hAnsi="Symbol"/>
      </w:rPr>
    </w:lvl>
    <w:lvl w:ilvl="4" w:tplc="73561308">
      <w:start w:val="1"/>
      <w:numFmt w:val="bullet"/>
      <w:lvlText w:val=""/>
      <w:lvlJc w:val="left"/>
      <w:pPr>
        <w:ind w:left="720" w:hanging="360"/>
      </w:pPr>
      <w:rPr>
        <w:rFonts w:ascii="Symbol" w:hAnsi="Symbol"/>
      </w:rPr>
    </w:lvl>
    <w:lvl w:ilvl="5" w:tplc="6E820A9A">
      <w:start w:val="1"/>
      <w:numFmt w:val="bullet"/>
      <w:lvlText w:val=""/>
      <w:lvlJc w:val="left"/>
      <w:pPr>
        <w:ind w:left="720" w:hanging="360"/>
      </w:pPr>
      <w:rPr>
        <w:rFonts w:ascii="Symbol" w:hAnsi="Symbol"/>
      </w:rPr>
    </w:lvl>
    <w:lvl w:ilvl="6" w:tplc="2CCA8F2E">
      <w:start w:val="1"/>
      <w:numFmt w:val="bullet"/>
      <w:lvlText w:val=""/>
      <w:lvlJc w:val="left"/>
      <w:pPr>
        <w:ind w:left="720" w:hanging="360"/>
      </w:pPr>
      <w:rPr>
        <w:rFonts w:ascii="Symbol" w:hAnsi="Symbol"/>
      </w:rPr>
    </w:lvl>
    <w:lvl w:ilvl="7" w:tplc="6E3673B4">
      <w:start w:val="1"/>
      <w:numFmt w:val="bullet"/>
      <w:lvlText w:val=""/>
      <w:lvlJc w:val="left"/>
      <w:pPr>
        <w:ind w:left="720" w:hanging="360"/>
      </w:pPr>
      <w:rPr>
        <w:rFonts w:ascii="Symbol" w:hAnsi="Symbol"/>
      </w:rPr>
    </w:lvl>
    <w:lvl w:ilvl="8" w:tplc="2E46C344">
      <w:start w:val="1"/>
      <w:numFmt w:val="bullet"/>
      <w:lvlText w:val=""/>
      <w:lvlJc w:val="left"/>
      <w:pPr>
        <w:ind w:left="720" w:hanging="360"/>
      </w:pPr>
      <w:rPr>
        <w:rFonts w:ascii="Symbol" w:hAnsi="Symbol"/>
      </w:rPr>
    </w:lvl>
  </w:abstractNum>
  <w:abstractNum w:abstractNumId="8" w15:restartNumberingAfterBreak="0">
    <w:nsid w:val="3127512E"/>
    <w:multiLevelType w:val="hybridMultilevel"/>
    <w:tmpl w:val="F51EFFF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9E7720E"/>
    <w:multiLevelType w:val="hybridMultilevel"/>
    <w:tmpl w:val="AAF2A1C8"/>
    <w:lvl w:ilvl="0" w:tplc="285C9A4E">
      <w:start w:val="1"/>
      <w:numFmt w:val="bullet"/>
      <w:lvlText w:val="•"/>
      <w:lvlJc w:val="left"/>
      <w:pPr>
        <w:tabs>
          <w:tab w:val="num" w:pos="720"/>
        </w:tabs>
        <w:ind w:left="720" w:hanging="360"/>
      </w:pPr>
      <w:rPr>
        <w:rFonts w:ascii="Arial" w:hAnsi="Arial" w:hint="default"/>
      </w:rPr>
    </w:lvl>
    <w:lvl w:ilvl="1" w:tplc="31E4458A">
      <w:numFmt w:val="bullet"/>
      <w:lvlText w:val="o"/>
      <w:lvlJc w:val="left"/>
      <w:pPr>
        <w:tabs>
          <w:tab w:val="num" w:pos="1440"/>
        </w:tabs>
        <w:ind w:left="1440" w:hanging="360"/>
      </w:pPr>
      <w:rPr>
        <w:rFonts w:ascii="Courier New" w:hAnsi="Courier New" w:hint="default"/>
      </w:rPr>
    </w:lvl>
    <w:lvl w:ilvl="2" w:tplc="4694FDFA" w:tentative="1">
      <w:start w:val="1"/>
      <w:numFmt w:val="bullet"/>
      <w:lvlText w:val="•"/>
      <w:lvlJc w:val="left"/>
      <w:pPr>
        <w:tabs>
          <w:tab w:val="num" w:pos="2160"/>
        </w:tabs>
        <w:ind w:left="2160" w:hanging="360"/>
      </w:pPr>
      <w:rPr>
        <w:rFonts w:ascii="Arial" w:hAnsi="Arial" w:hint="default"/>
      </w:rPr>
    </w:lvl>
    <w:lvl w:ilvl="3" w:tplc="2A28B4AA" w:tentative="1">
      <w:start w:val="1"/>
      <w:numFmt w:val="bullet"/>
      <w:lvlText w:val="•"/>
      <w:lvlJc w:val="left"/>
      <w:pPr>
        <w:tabs>
          <w:tab w:val="num" w:pos="2880"/>
        </w:tabs>
        <w:ind w:left="2880" w:hanging="360"/>
      </w:pPr>
      <w:rPr>
        <w:rFonts w:ascii="Arial" w:hAnsi="Arial" w:hint="default"/>
      </w:rPr>
    </w:lvl>
    <w:lvl w:ilvl="4" w:tplc="783048A8" w:tentative="1">
      <w:start w:val="1"/>
      <w:numFmt w:val="bullet"/>
      <w:lvlText w:val="•"/>
      <w:lvlJc w:val="left"/>
      <w:pPr>
        <w:tabs>
          <w:tab w:val="num" w:pos="3600"/>
        </w:tabs>
        <w:ind w:left="3600" w:hanging="360"/>
      </w:pPr>
      <w:rPr>
        <w:rFonts w:ascii="Arial" w:hAnsi="Arial" w:hint="default"/>
      </w:rPr>
    </w:lvl>
    <w:lvl w:ilvl="5" w:tplc="A6D6EE04" w:tentative="1">
      <w:start w:val="1"/>
      <w:numFmt w:val="bullet"/>
      <w:lvlText w:val="•"/>
      <w:lvlJc w:val="left"/>
      <w:pPr>
        <w:tabs>
          <w:tab w:val="num" w:pos="4320"/>
        </w:tabs>
        <w:ind w:left="4320" w:hanging="360"/>
      </w:pPr>
      <w:rPr>
        <w:rFonts w:ascii="Arial" w:hAnsi="Arial" w:hint="default"/>
      </w:rPr>
    </w:lvl>
    <w:lvl w:ilvl="6" w:tplc="C234FF5E" w:tentative="1">
      <w:start w:val="1"/>
      <w:numFmt w:val="bullet"/>
      <w:lvlText w:val="•"/>
      <w:lvlJc w:val="left"/>
      <w:pPr>
        <w:tabs>
          <w:tab w:val="num" w:pos="5040"/>
        </w:tabs>
        <w:ind w:left="5040" w:hanging="360"/>
      </w:pPr>
      <w:rPr>
        <w:rFonts w:ascii="Arial" w:hAnsi="Arial" w:hint="default"/>
      </w:rPr>
    </w:lvl>
    <w:lvl w:ilvl="7" w:tplc="62BAE93E" w:tentative="1">
      <w:start w:val="1"/>
      <w:numFmt w:val="bullet"/>
      <w:lvlText w:val="•"/>
      <w:lvlJc w:val="left"/>
      <w:pPr>
        <w:tabs>
          <w:tab w:val="num" w:pos="5760"/>
        </w:tabs>
        <w:ind w:left="5760" w:hanging="360"/>
      </w:pPr>
      <w:rPr>
        <w:rFonts w:ascii="Arial" w:hAnsi="Arial" w:hint="default"/>
      </w:rPr>
    </w:lvl>
    <w:lvl w:ilvl="8" w:tplc="72D8262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23074D"/>
    <w:multiLevelType w:val="multilevel"/>
    <w:tmpl w:val="67D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E0690"/>
    <w:multiLevelType w:val="multilevel"/>
    <w:tmpl w:val="FA5E86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8567C"/>
    <w:multiLevelType w:val="hybridMultilevel"/>
    <w:tmpl w:val="1D62AEE8"/>
    <w:lvl w:ilvl="0" w:tplc="8D7C3716">
      <w:start w:val="1"/>
      <w:numFmt w:val="bullet"/>
      <w:lvlText w:val="•"/>
      <w:lvlJc w:val="left"/>
      <w:pPr>
        <w:tabs>
          <w:tab w:val="num" w:pos="720"/>
        </w:tabs>
        <w:ind w:left="720" w:hanging="360"/>
      </w:pPr>
      <w:rPr>
        <w:rFonts w:ascii="Arial" w:hAnsi="Arial" w:hint="default"/>
      </w:rPr>
    </w:lvl>
    <w:lvl w:ilvl="1" w:tplc="92A2C18C">
      <w:numFmt w:val="bullet"/>
      <w:lvlText w:val="o"/>
      <w:lvlJc w:val="left"/>
      <w:pPr>
        <w:tabs>
          <w:tab w:val="num" w:pos="1440"/>
        </w:tabs>
        <w:ind w:left="1440" w:hanging="360"/>
      </w:pPr>
      <w:rPr>
        <w:rFonts w:ascii="Courier New" w:hAnsi="Courier New" w:hint="default"/>
      </w:rPr>
    </w:lvl>
    <w:lvl w:ilvl="2" w:tplc="98CE8D52" w:tentative="1">
      <w:start w:val="1"/>
      <w:numFmt w:val="bullet"/>
      <w:lvlText w:val="•"/>
      <w:lvlJc w:val="left"/>
      <w:pPr>
        <w:tabs>
          <w:tab w:val="num" w:pos="2160"/>
        </w:tabs>
        <w:ind w:left="2160" w:hanging="360"/>
      </w:pPr>
      <w:rPr>
        <w:rFonts w:ascii="Arial" w:hAnsi="Arial" w:hint="default"/>
      </w:rPr>
    </w:lvl>
    <w:lvl w:ilvl="3" w:tplc="0F88263C" w:tentative="1">
      <w:start w:val="1"/>
      <w:numFmt w:val="bullet"/>
      <w:lvlText w:val="•"/>
      <w:lvlJc w:val="left"/>
      <w:pPr>
        <w:tabs>
          <w:tab w:val="num" w:pos="2880"/>
        </w:tabs>
        <w:ind w:left="2880" w:hanging="360"/>
      </w:pPr>
      <w:rPr>
        <w:rFonts w:ascii="Arial" w:hAnsi="Arial" w:hint="default"/>
      </w:rPr>
    </w:lvl>
    <w:lvl w:ilvl="4" w:tplc="2480AA9E" w:tentative="1">
      <w:start w:val="1"/>
      <w:numFmt w:val="bullet"/>
      <w:lvlText w:val="•"/>
      <w:lvlJc w:val="left"/>
      <w:pPr>
        <w:tabs>
          <w:tab w:val="num" w:pos="3600"/>
        </w:tabs>
        <w:ind w:left="3600" w:hanging="360"/>
      </w:pPr>
      <w:rPr>
        <w:rFonts w:ascii="Arial" w:hAnsi="Arial" w:hint="default"/>
      </w:rPr>
    </w:lvl>
    <w:lvl w:ilvl="5" w:tplc="1CC039BE" w:tentative="1">
      <w:start w:val="1"/>
      <w:numFmt w:val="bullet"/>
      <w:lvlText w:val="•"/>
      <w:lvlJc w:val="left"/>
      <w:pPr>
        <w:tabs>
          <w:tab w:val="num" w:pos="4320"/>
        </w:tabs>
        <w:ind w:left="4320" w:hanging="360"/>
      </w:pPr>
      <w:rPr>
        <w:rFonts w:ascii="Arial" w:hAnsi="Arial" w:hint="default"/>
      </w:rPr>
    </w:lvl>
    <w:lvl w:ilvl="6" w:tplc="A6B2A0D8" w:tentative="1">
      <w:start w:val="1"/>
      <w:numFmt w:val="bullet"/>
      <w:lvlText w:val="•"/>
      <w:lvlJc w:val="left"/>
      <w:pPr>
        <w:tabs>
          <w:tab w:val="num" w:pos="5040"/>
        </w:tabs>
        <w:ind w:left="5040" w:hanging="360"/>
      </w:pPr>
      <w:rPr>
        <w:rFonts w:ascii="Arial" w:hAnsi="Arial" w:hint="default"/>
      </w:rPr>
    </w:lvl>
    <w:lvl w:ilvl="7" w:tplc="F87EA92A" w:tentative="1">
      <w:start w:val="1"/>
      <w:numFmt w:val="bullet"/>
      <w:lvlText w:val="•"/>
      <w:lvlJc w:val="left"/>
      <w:pPr>
        <w:tabs>
          <w:tab w:val="num" w:pos="5760"/>
        </w:tabs>
        <w:ind w:left="5760" w:hanging="360"/>
      </w:pPr>
      <w:rPr>
        <w:rFonts w:ascii="Arial" w:hAnsi="Arial" w:hint="default"/>
      </w:rPr>
    </w:lvl>
    <w:lvl w:ilvl="8" w:tplc="261EA7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542A50"/>
    <w:multiLevelType w:val="hybridMultilevel"/>
    <w:tmpl w:val="129C2CC8"/>
    <w:lvl w:ilvl="0" w:tplc="4EAEE82E">
      <w:start w:val="1"/>
      <w:numFmt w:val="bullet"/>
      <w:lvlText w:val="•"/>
      <w:lvlJc w:val="left"/>
      <w:pPr>
        <w:tabs>
          <w:tab w:val="num" w:pos="720"/>
        </w:tabs>
        <w:ind w:left="720" w:hanging="360"/>
      </w:pPr>
      <w:rPr>
        <w:rFonts w:ascii="Arial" w:hAnsi="Arial" w:hint="default"/>
      </w:rPr>
    </w:lvl>
    <w:lvl w:ilvl="1" w:tplc="D3BEC670">
      <w:numFmt w:val="bullet"/>
      <w:lvlText w:val="o"/>
      <w:lvlJc w:val="left"/>
      <w:pPr>
        <w:tabs>
          <w:tab w:val="num" w:pos="1440"/>
        </w:tabs>
        <w:ind w:left="1440" w:hanging="360"/>
      </w:pPr>
      <w:rPr>
        <w:rFonts w:ascii="Courier New" w:hAnsi="Courier New" w:hint="default"/>
      </w:rPr>
    </w:lvl>
    <w:lvl w:ilvl="2" w:tplc="48C41462" w:tentative="1">
      <w:start w:val="1"/>
      <w:numFmt w:val="bullet"/>
      <w:lvlText w:val="•"/>
      <w:lvlJc w:val="left"/>
      <w:pPr>
        <w:tabs>
          <w:tab w:val="num" w:pos="2160"/>
        </w:tabs>
        <w:ind w:left="2160" w:hanging="360"/>
      </w:pPr>
      <w:rPr>
        <w:rFonts w:ascii="Arial" w:hAnsi="Arial" w:hint="default"/>
      </w:rPr>
    </w:lvl>
    <w:lvl w:ilvl="3" w:tplc="5A80559C" w:tentative="1">
      <w:start w:val="1"/>
      <w:numFmt w:val="bullet"/>
      <w:lvlText w:val="•"/>
      <w:lvlJc w:val="left"/>
      <w:pPr>
        <w:tabs>
          <w:tab w:val="num" w:pos="2880"/>
        </w:tabs>
        <w:ind w:left="2880" w:hanging="360"/>
      </w:pPr>
      <w:rPr>
        <w:rFonts w:ascii="Arial" w:hAnsi="Arial" w:hint="default"/>
      </w:rPr>
    </w:lvl>
    <w:lvl w:ilvl="4" w:tplc="9E68ABF8" w:tentative="1">
      <w:start w:val="1"/>
      <w:numFmt w:val="bullet"/>
      <w:lvlText w:val="•"/>
      <w:lvlJc w:val="left"/>
      <w:pPr>
        <w:tabs>
          <w:tab w:val="num" w:pos="3600"/>
        </w:tabs>
        <w:ind w:left="3600" w:hanging="360"/>
      </w:pPr>
      <w:rPr>
        <w:rFonts w:ascii="Arial" w:hAnsi="Arial" w:hint="default"/>
      </w:rPr>
    </w:lvl>
    <w:lvl w:ilvl="5" w:tplc="EE027E66" w:tentative="1">
      <w:start w:val="1"/>
      <w:numFmt w:val="bullet"/>
      <w:lvlText w:val="•"/>
      <w:lvlJc w:val="left"/>
      <w:pPr>
        <w:tabs>
          <w:tab w:val="num" w:pos="4320"/>
        </w:tabs>
        <w:ind w:left="4320" w:hanging="360"/>
      </w:pPr>
      <w:rPr>
        <w:rFonts w:ascii="Arial" w:hAnsi="Arial" w:hint="default"/>
      </w:rPr>
    </w:lvl>
    <w:lvl w:ilvl="6" w:tplc="B5948428" w:tentative="1">
      <w:start w:val="1"/>
      <w:numFmt w:val="bullet"/>
      <w:lvlText w:val="•"/>
      <w:lvlJc w:val="left"/>
      <w:pPr>
        <w:tabs>
          <w:tab w:val="num" w:pos="5040"/>
        </w:tabs>
        <w:ind w:left="5040" w:hanging="360"/>
      </w:pPr>
      <w:rPr>
        <w:rFonts w:ascii="Arial" w:hAnsi="Arial" w:hint="default"/>
      </w:rPr>
    </w:lvl>
    <w:lvl w:ilvl="7" w:tplc="93C68B38" w:tentative="1">
      <w:start w:val="1"/>
      <w:numFmt w:val="bullet"/>
      <w:lvlText w:val="•"/>
      <w:lvlJc w:val="left"/>
      <w:pPr>
        <w:tabs>
          <w:tab w:val="num" w:pos="5760"/>
        </w:tabs>
        <w:ind w:left="5760" w:hanging="360"/>
      </w:pPr>
      <w:rPr>
        <w:rFonts w:ascii="Arial" w:hAnsi="Arial" w:hint="default"/>
      </w:rPr>
    </w:lvl>
    <w:lvl w:ilvl="8" w:tplc="457E44D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77378D5"/>
    <w:multiLevelType w:val="multilevel"/>
    <w:tmpl w:val="BB88FB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92029234">
    <w:abstractNumId w:val="5"/>
  </w:num>
  <w:num w:numId="2" w16cid:durableId="1486630143">
    <w:abstractNumId w:val="12"/>
  </w:num>
  <w:num w:numId="3" w16cid:durableId="1459494596">
    <w:abstractNumId w:val="13"/>
  </w:num>
  <w:num w:numId="4" w16cid:durableId="2023510565">
    <w:abstractNumId w:val="9"/>
  </w:num>
  <w:num w:numId="5" w16cid:durableId="750391961">
    <w:abstractNumId w:val="3"/>
  </w:num>
  <w:num w:numId="6" w16cid:durableId="1335375724">
    <w:abstractNumId w:val="8"/>
  </w:num>
  <w:num w:numId="7" w16cid:durableId="1145203347">
    <w:abstractNumId w:val="10"/>
  </w:num>
  <w:num w:numId="8" w16cid:durableId="1154026211">
    <w:abstractNumId w:val="7"/>
  </w:num>
  <w:num w:numId="9" w16cid:durableId="601298319">
    <w:abstractNumId w:val="1"/>
  </w:num>
  <w:num w:numId="10" w16cid:durableId="333382346">
    <w:abstractNumId w:val="6"/>
  </w:num>
  <w:num w:numId="11" w16cid:durableId="1147749864">
    <w:abstractNumId w:val="0"/>
  </w:num>
  <w:num w:numId="12" w16cid:durableId="1504124397">
    <w:abstractNumId w:val="2"/>
  </w:num>
  <w:num w:numId="13" w16cid:durableId="1978760102">
    <w:abstractNumId w:val="11"/>
  </w:num>
  <w:num w:numId="14" w16cid:durableId="851799257">
    <w:abstractNumId w:val="4"/>
  </w:num>
  <w:num w:numId="15" w16cid:durableId="91909432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llai, Monisha">
    <w15:presenceInfo w15:providerId="AD" w15:userId="S::monisha.pillai@bausch.com::721db527-1df6-4d29-b2e1-0846fc7a54a0"/>
  </w15:person>
  <w15:person w15:author="Jennifer Pikor">
    <w15:presenceInfo w15:providerId="Windows Live" w15:userId="56aac62bc0a364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5C"/>
    <w:rsid w:val="000177E3"/>
    <w:rsid w:val="0003121F"/>
    <w:rsid w:val="0005231E"/>
    <w:rsid w:val="0007727D"/>
    <w:rsid w:val="00087B3A"/>
    <w:rsid w:val="000B4676"/>
    <w:rsid w:val="000B53FF"/>
    <w:rsid w:val="000E0A88"/>
    <w:rsid w:val="000E7961"/>
    <w:rsid w:val="00110A4E"/>
    <w:rsid w:val="00123451"/>
    <w:rsid w:val="001263B7"/>
    <w:rsid w:val="001265AC"/>
    <w:rsid w:val="00132B39"/>
    <w:rsid w:val="00136AE7"/>
    <w:rsid w:val="00140671"/>
    <w:rsid w:val="001460AD"/>
    <w:rsid w:val="00155A8B"/>
    <w:rsid w:val="00161657"/>
    <w:rsid w:val="00171E1F"/>
    <w:rsid w:val="001B20D6"/>
    <w:rsid w:val="001C0641"/>
    <w:rsid w:val="001D46FB"/>
    <w:rsid w:val="001D75DE"/>
    <w:rsid w:val="001E3B93"/>
    <w:rsid w:val="00201DF8"/>
    <w:rsid w:val="00210418"/>
    <w:rsid w:val="002110D7"/>
    <w:rsid w:val="0021447B"/>
    <w:rsid w:val="00241FCC"/>
    <w:rsid w:val="00265A56"/>
    <w:rsid w:val="00265EFF"/>
    <w:rsid w:val="00273FE2"/>
    <w:rsid w:val="00277B7F"/>
    <w:rsid w:val="002802A8"/>
    <w:rsid w:val="00294D62"/>
    <w:rsid w:val="002C12ED"/>
    <w:rsid w:val="002E53C7"/>
    <w:rsid w:val="002E58A5"/>
    <w:rsid w:val="003056DB"/>
    <w:rsid w:val="00320FDB"/>
    <w:rsid w:val="003234EA"/>
    <w:rsid w:val="003254BD"/>
    <w:rsid w:val="00326303"/>
    <w:rsid w:val="00337D31"/>
    <w:rsid w:val="00351B7F"/>
    <w:rsid w:val="003548DD"/>
    <w:rsid w:val="00356814"/>
    <w:rsid w:val="003609CC"/>
    <w:rsid w:val="003670FB"/>
    <w:rsid w:val="0037015E"/>
    <w:rsid w:val="00371030"/>
    <w:rsid w:val="00373BD6"/>
    <w:rsid w:val="0038400A"/>
    <w:rsid w:val="00390F5E"/>
    <w:rsid w:val="003941B5"/>
    <w:rsid w:val="003956B5"/>
    <w:rsid w:val="003B7A8F"/>
    <w:rsid w:val="003C0F22"/>
    <w:rsid w:val="003C381B"/>
    <w:rsid w:val="003E3A9F"/>
    <w:rsid w:val="003E5A89"/>
    <w:rsid w:val="003F5E50"/>
    <w:rsid w:val="00401F32"/>
    <w:rsid w:val="00415540"/>
    <w:rsid w:val="00424B72"/>
    <w:rsid w:val="00441811"/>
    <w:rsid w:val="0044254E"/>
    <w:rsid w:val="00444D65"/>
    <w:rsid w:val="0044580F"/>
    <w:rsid w:val="004476C5"/>
    <w:rsid w:val="004624EE"/>
    <w:rsid w:val="00463553"/>
    <w:rsid w:val="00483E40"/>
    <w:rsid w:val="00484FF7"/>
    <w:rsid w:val="004B775C"/>
    <w:rsid w:val="004D25C6"/>
    <w:rsid w:val="004E638C"/>
    <w:rsid w:val="004E7D19"/>
    <w:rsid w:val="004F0631"/>
    <w:rsid w:val="00501BCD"/>
    <w:rsid w:val="00502570"/>
    <w:rsid w:val="00502E49"/>
    <w:rsid w:val="00522CA0"/>
    <w:rsid w:val="0052653E"/>
    <w:rsid w:val="00531B21"/>
    <w:rsid w:val="00532605"/>
    <w:rsid w:val="00544260"/>
    <w:rsid w:val="00545B81"/>
    <w:rsid w:val="00547296"/>
    <w:rsid w:val="005522B8"/>
    <w:rsid w:val="00553449"/>
    <w:rsid w:val="005627EB"/>
    <w:rsid w:val="0056474F"/>
    <w:rsid w:val="00570B8F"/>
    <w:rsid w:val="0057230D"/>
    <w:rsid w:val="00572E63"/>
    <w:rsid w:val="00576E8C"/>
    <w:rsid w:val="005852C4"/>
    <w:rsid w:val="00587A79"/>
    <w:rsid w:val="005A7E43"/>
    <w:rsid w:val="005B3CBD"/>
    <w:rsid w:val="005B48EE"/>
    <w:rsid w:val="005B5C46"/>
    <w:rsid w:val="005C1D7E"/>
    <w:rsid w:val="005C2A69"/>
    <w:rsid w:val="005C44FF"/>
    <w:rsid w:val="005F3CA5"/>
    <w:rsid w:val="005F4C13"/>
    <w:rsid w:val="00600994"/>
    <w:rsid w:val="00607E76"/>
    <w:rsid w:val="00615C18"/>
    <w:rsid w:val="00660758"/>
    <w:rsid w:val="006732DD"/>
    <w:rsid w:val="006735FD"/>
    <w:rsid w:val="006A3ECB"/>
    <w:rsid w:val="006A4795"/>
    <w:rsid w:val="006D6778"/>
    <w:rsid w:val="006E4817"/>
    <w:rsid w:val="007223DF"/>
    <w:rsid w:val="00726C5D"/>
    <w:rsid w:val="007360B1"/>
    <w:rsid w:val="0073777C"/>
    <w:rsid w:val="00745978"/>
    <w:rsid w:val="00751DEC"/>
    <w:rsid w:val="00754706"/>
    <w:rsid w:val="007574C6"/>
    <w:rsid w:val="007974E1"/>
    <w:rsid w:val="007A0CD2"/>
    <w:rsid w:val="007A5F79"/>
    <w:rsid w:val="007A5FAD"/>
    <w:rsid w:val="007B4F33"/>
    <w:rsid w:val="007C00D4"/>
    <w:rsid w:val="007C45F2"/>
    <w:rsid w:val="007D0E40"/>
    <w:rsid w:val="007F7B36"/>
    <w:rsid w:val="008150BE"/>
    <w:rsid w:val="00821C7C"/>
    <w:rsid w:val="00831BB2"/>
    <w:rsid w:val="00855BC2"/>
    <w:rsid w:val="00861734"/>
    <w:rsid w:val="00875C28"/>
    <w:rsid w:val="008846CD"/>
    <w:rsid w:val="008C16FF"/>
    <w:rsid w:val="008E4041"/>
    <w:rsid w:val="008E765A"/>
    <w:rsid w:val="008F21B1"/>
    <w:rsid w:val="008F4FD2"/>
    <w:rsid w:val="00925772"/>
    <w:rsid w:val="0093576F"/>
    <w:rsid w:val="00957FE1"/>
    <w:rsid w:val="00980254"/>
    <w:rsid w:val="00983E55"/>
    <w:rsid w:val="00994376"/>
    <w:rsid w:val="009A5C49"/>
    <w:rsid w:val="009B7F78"/>
    <w:rsid w:val="009E1B22"/>
    <w:rsid w:val="009F4217"/>
    <w:rsid w:val="00A041E5"/>
    <w:rsid w:val="00A06EA5"/>
    <w:rsid w:val="00A071BD"/>
    <w:rsid w:val="00A10411"/>
    <w:rsid w:val="00A2080A"/>
    <w:rsid w:val="00A223C0"/>
    <w:rsid w:val="00A66FE3"/>
    <w:rsid w:val="00A70ECE"/>
    <w:rsid w:val="00A72E7D"/>
    <w:rsid w:val="00A82E31"/>
    <w:rsid w:val="00AA379E"/>
    <w:rsid w:val="00AA4E87"/>
    <w:rsid w:val="00AB796F"/>
    <w:rsid w:val="00AD07A4"/>
    <w:rsid w:val="00AD3F87"/>
    <w:rsid w:val="00AD4200"/>
    <w:rsid w:val="00AD5924"/>
    <w:rsid w:val="00B15676"/>
    <w:rsid w:val="00B22A6C"/>
    <w:rsid w:val="00B23F59"/>
    <w:rsid w:val="00B3479E"/>
    <w:rsid w:val="00B52950"/>
    <w:rsid w:val="00B60910"/>
    <w:rsid w:val="00B6571D"/>
    <w:rsid w:val="00B73F56"/>
    <w:rsid w:val="00B82EBD"/>
    <w:rsid w:val="00B96A1F"/>
    <w:rsid w:val="00BA5D8E"/>
    <w:rsid w:val="00BE1B5D"/>
    <w:rsid w:val="00BE7472"/>
    <w:rsid w:val="00BF5095"/>
    <w:rsid w:val="00C00C88"/>
    <w:rsid w:val="00C12458"/>
    <w:rsid w:val="00C17EA0"/>
    <w:rsid w:val="00C21591"/>
    <w:rsid w:val="00C41453"/>
    <w:rsid w:val="00C44C0B"/>
    <w:rsid w:val="00C456D7"/>
    <w:rsid w:val="00C47842"/>
    <w:rsid w:val="00C54281"/>
    <w:rsid w:val="00C7292B"/>
    <w:rsid w:val="00C729B0"/>
    <w:rsid w:val="00C731EF"/>
    <w:rsid w:val="00C805EC"/>
    <w:rsid w:val="00C84D84"/>
    <w:rsid w:val="00C9618C"/>
    <w:rsid w:val="00CA29D6"/>
    <w:rsid w:val="00CB6444"/>
    <w:rsid w:val="00CC2CEF"/>
    <w:rsid w:val="00CD509C"/>
    <w:rsid w:val="00CE3AB5"/>
    <w:rsid w:val="00CF774C"/>
    <w:rsid w:val="00D14F34"/>
    <w:rsid w:val="00D30D7E"/>
    <w:rsid w:val="00D4217C"/>
    <w:rsid w:val="00D518F5"/>
    <w:rsid w:val="00D57CF7"/>
    <w:rsid w:val="00D6694B"/>
    <w:rsid w:val="00D83B23"/>
    <w:rsid w:val="00DA519F"/>
    <w:rsid w:val="00DB01B1"/>
    <w:rsid w:val="00DC6E4D"/>
    <w:rsid w:val="00DC70E8"/>
    <w:rsid w:val="00DD2FE0"/>
    <w:rsid w:val="00DE1E7B"/>
    <w:rsid w:val="00DE790A"/>
    <w:rsid w:val="00DF1B2F"/>
    <w:rsid w:val="00E10740"/>
    <w:rsid w:val="00E424FD"/>
    <w:rsid w:val="00E569B0"/>
    <w:rsid w:val="00E724CF"/>
    <w:rsid w:val="00E8160E"/>
    <w:rsid w:val="00E972A1"/>
    <w:rsid w:val="00EA6FD1"/>
    <w:rsid w:val="00EB6235"/>
    <w:rsid w:val="00EC0A9B"/>
    <w:rsid w:val="00EE0D06"/>
    <w:rsid w:val="00F0313C"/>
    <w:rsid w:val="00F051E1"/>
    <w:rsid w:val="00F05C0C"/>
    <w:rsid w:val="00F114C4"/>
    <w:rsid w:val="00F2292A"/>
    <w:rsid w:val="00F24F6B"/>
    <w:rsid w:val="00F311A3"/>
    <w:rsid w:val="00F42B40"/>
    <w:rsid w:val="00F627B4"/>
    <w:rsid w:val="00F70FD6"/>
    <w:rsid w:val="00F83A06"/>
    <w:rsid w:val="00FA3C92"/>
    <w:rsid w:val="00FB2090"/>
    <w:rsid w:val="00FB48A9"/>
    <w:rsid w:val="00FC271A"/>
    <w:rsid w:val="00FC6919"/>
    <w:rsid w:val="00FD3562"/>
    <w:rsid w:val="00FD3CB7"/>
    <w:rsid w:val="00FD457B"/>
    <w:rsid w:val="00FF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2E0DC"/>
  <w15:chartTrackingRefBased/>
  <w15:docId w15:val="{CB15D553-889A-4F6B-BB9D-7E9EBEB5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7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7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7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7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7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7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7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7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75C"/>
    <w:rPr>
      <w:rFonts w:eastAsiaTheme="majorEastAsia" w:cstheme="majorBidi"/>
      <w:color w:val="272727" w:themeColor="text1" w:themeTint="D8"/>
    </w:rPr>
  </w:style>
  <w:style w:type="paragraph" w:styleId="Title">
    <w:name w:val="Title"/>
    <w:basedOn w:val="Normal"/>
    <w:next w:val="Normal"/>
    <w:link w:val="TitleChar"/>
    <w:uiPriority w:val="10"/>
    <w:qFormat/>
    <w:rsid w:val="004B7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75C"/>
    <w:pPr>
      <w:spacing w:before="160"/>
      <w:jc w:val="center"/>
    </w:pPr>
    <w:rPr>
      <w:i/>
      <w:iCs/>
      <w:color w:val="404040" w:themeColor="text1" w:themeTint="BF"/>
    </w:rPr>
  </w:style>
  <w:style w:type="character" w:customStyle="1" w:styleId="QuoteChar">
    <w:name w:val="Quote Char"/>
    <w:basedOn w:val="DefaultParagraphFont"/>
    <w:link w:val="Quote"/>
    <w:uiPriority w:val="29"/>
    <w:rsid w:val="004B775C"/>
    <w:rPr>
      <w:i/>
      <w:iCs/>
      <w:color w:val="404040" w:themeColor="text1" w:themeTint="BF"/>
    </w:rPr>
  </w:style>
  <w:style w:type="paragraph" w:styleId="ListParagraph">
    <w:name w:val="List Paragraph"/>
    <w:basedOn w:val="Normal"/>
    <w:uiPriority w:val="34"/>
    <w:qFormat/>
    <w:rsid w:val="004B775C"/>
    <w:pPr>
      <w:ind w:left="720"/>
      <w:contextualSpacing/>
    </w:pPr>
  </w:style>
  <w:style w:type="character" w:styleId="IntenseEmphasis">
    <w:name w:val="Intense Emphasis"/>
    <w:basedOn w:val="DefaultParagraphFont"/>
    <w:uiPriority w:val="21"/>
    <w:qFormat/>
    <w:rsid w:val="004B775C"/>
    <w:rPr>
      <w:i/>
      <w:iCs/>
      <w:color w:val="2F5496" w:themeColor="accent1" w:themeShade="BF"/>
    </w:rPr>
  </w:style>
  <w:style w:type="paragraph" w:styleId="IntenseQuote">
    <w:name w:val="Intense Quote"/>
    <w:basedOn w:val="Normal"/>
    <w:next w:val="Normal"/>
    <w:link w:val="IntenseQuoteChar"/>
    <w:uiPriority w:val="30"/>
    <w:qFormat/>
    <w:rsid w:val="004B7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75C"/>
    <w:rPr>
      <w:i/>
      <w:iCs/>
      <w:color w:val="2F5496" w:themeColor="accent1" w:themeShade="BF"/>
    </w:rPr>
  </w:style>
  <w:style w:type="character" w:styleId="IntenseReference">
    <w:name w:val="Intense Reference"/>
    <w:basedOn w:val="DefaultParagraphFont"/>
    <w:uiPriority w:val="32"/>
    <w:qFormat/>
    <w:rsid w:val="004B775C"/>
    <w:rPr>
      <w:b/>
      <w:bCs/>
      <w:smallCaps/>
      <w:color w:val="2F5496" w:themeColor="accent1" w:themeShade="BF"/>
      <w:spacing w:val="5"/>
    </w:rPr>
  </w:style>
  <w:style w:type="paragraph" w:styleId="NormalWeb">
    <w:name w:val="Normal (Web)"/>
    <w:basedOn w:val="Normal"/>
    <w:uiPriority w:val="99"/>
    <w:semiHidden/>
    <w:unhideWhenUsed/>
    <w:rsid w:val="00F051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5C2A69"/>
    <w:rPr>
      <w:sz w:val="16"/>
      <w:szCs w:val="16"/>
    </w:rPr>
  </w:style>
  <w:style w:type="paragraph" w:styleId="CommentText">
    <w:name w:val="annotation text"/>
    <w:basedOn w:val="Normal"/>
    <w:link w:val="CommentTextChar"/>
    <w:uiPriority w:val="99"/>
    <w:unhideWhenUsed/>
    <w:rsid w:val="005C2A69"/>
    <w:pPr>
      <w:spacing w:line="240" w:lineRule="auto"/>
    </w:pPr>
    <w:rPr>
      <w:sz w:val="20"/>
      <w:szCs w:val="20"/>
    </w:rPr>
  </w:style>
  <w:style w:type="character" w:customStyle="1" w:styleId="CommentTextChar">
    <w:name w:val="Comment Text Char"/>
    <w:basedOn w:val="DefaultParagraphFont"/>
    <w:link w:val="CommentText"/>
    <w:uiPriority w:val="99"/>
    <w:rsid w:val="005C2A69"/>
    <w:rPr>
      <w:sz w:val="20"/>
      <w:szCs w:val="20"/>
    </w:rPr>
  </w:style>
  <w:style w:type="paragraph" w:styleId="CommentSubject">
    <w:name w:val="annotation subject"/>
    <w:basedOn w:val="CommentText"/>
    <w:next w:val="CommentText"/>
    <w:link w:val="CommentSubjectChar"/>
    <w:uiPriority w:val="99"/>
    <w:semiHidden/>
    <w:unhideWhenUsed/>
    <w:rsid w:val="005C2A69"/>
    <w:rPr>
      <w:b/>
      <w:bCs/>
    </w:rPr>
  </w:style>
  <w:style w:type="character" w:customStyle="1" w:styleId="CommentSubjectChar">
    <w:name w:val="Comment Subject Char"/>
    <w:basedOn w:val="CommentTextChar"/>
    <w:link w:val="CommentSubject"/>
    <w:uiPriority w:val="99"/>
    <w:semiHidden/>
    <w:rsid w:val="005C2A69"/>
    <w:rPr>
      <w:b/>
      <w:bCs/>
      <w:sz w:val="20"/>
      <w:szCs w:val="20"/>
    </w:rPr>
  </w:style>
  <w:style w:type="paragraph" w:styleId="Revision">
    <w:name w:val="Revision"/>
    <w:hidden/>
    <w:uiPriority w:val="99"/>
    <w:semiHidden/>
    <w:rsid w:val="005C2A69"/>
    <w:pPr>
      <w:spacing w:after="0" w:line="240" w:lineRule="auto"/>
    </w:pPr>
  </w:style>
  <w:style w:type="paragraph" w:customStyle="1" w:styleId="m5059150111092679619msolistparagraph">
    <w:name w:val="m_5059150111092679619msolistparagraph"/>
    <w:basedOn w:val="Normal"/>
    <w:rsid w:val="00D4217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4625539429154948012msolistparagraph">
    <w:name w:val="m_4625539429154948012msolistparagraph"/>
    <w:basedOn w:val="Normal"/>
    <w:rsid w:val="00A104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847">
      <w:bodyDiv w:val="1"/>
      <w:marLeft w:val="0"/>
      <w:marRight w:val="0"/>
      <w:marTop w:val="0"/>
      <w:marBottom w:val="0"/>
      <w:divBdr>
        <w:top w:val="none" w:sz="0" w:space="0" w:color="auto"/>
        <w:left w:val="none" w:sz="0" w:space="0" w:color="auto"/>
        <w:bottom w:val="none" w:sz="0" w:space="0" w:color="auto"/>
        <w:right w:val="none" w:sz="0" w:space="0" w:color="auto"/>
      </w:divBdr>
      <w:divsChild>
        <w:div w:id="273944467">
          <w:marLeft w:val="0"/>
          <w:marRight w:val="0"/>
          <w:marTop w:val="0"/>
          <w:marBottom w:val="0"/>
          <w:divBdr>
            <w:top w:val="none" w:sz="0" w:space="0" w:color="auto"/>
            <w:left w:val="none" w:sz="0" w:space="0" w:color="auto"/>
            <w:bottom w:val="none" w:sz="0" w:space="0" w:color="auto"/>
            <w:right w:val="none" w:sz="0" w:space="0" w:color="auto"/>
          </w:divBdr>
          <w:divsChild>
            <w:div w:id="468285523">
              <w:marLeft w:val="0"/>
              <w:marRight w:val="0"/>
              <w:marTop w:val="0"/>
              <w:marBottom w:val="0"/>
              <w:divBdr>
                <w:top w:val="none" w:sz="0" w:space="0" w:color="auto"/>
                <w:left w:val="none" w:sz="0" w:space="0" w:color="auto"/>
                <w:bottom w:val="none" w:sz="0" w:space="0" w:color="auto"/>
                <w:right w:val="none" w:sz="0" w:space="0" w:color="auto"/>
              </w:divBdr>
              <w:divsChild>
                <w:div w:id="1546404632">
                  <w:marLeft w:val="0"/>
                  <w:marRight w:val="0"/>
                  <w:marTop w:val="0"/>
                  <w:marBottom w:val="0"/>
                  <w:divBdr>
                    <w:top w:val="none" w:sz="0" w:space="0" w:color="auto"/>
                    <w:left w:val="none" w:sz="0" w:space="0" w:color="auto"/>
                    <w:bottom w:val="none" w:sz="0" w:space="0" w:color="auto"/>
                    <w:right w:val="none" w:sz="0" w:space="0" w:color="auto"/>
                  </w:divBdr>
                  <w:divsChild>
                    <w:div w:id="246884707">
                      <w:marLeft w:val="0"/>
                      <w:marRight w:val="0"/>
                      <w:marTop w:val="0"/>
                      <w:marBottom w:val="0"/>
                      <w:divBdr>
                        <w:top w:val="none" w:sz="0" w:space="0" w:color="auto"/>
                        <w:left w:val="none" w:sz="0" w:space="0" w:color="auto"/>
                        <w:bottom w:val="none" w:sz="0" w:space="0" w:color="auto"/>
                        <w:right w:val="none" w:sz="0" w:space="0" w:color="auto"/>
                      </w:divBdr>
                      <w:divsChild>
                        <w:div w:id="1182432392">
                          <w:marLeft w:val="0"/>
                          <w:marRight w:val="0"/>
                          <w:marTop w:val="0"/>
                          <w:marBottom w:val="0"/>
                          <w:divBdr>
                            <w:top w:val="none" w:sz="0" w:space="0" w:color="auto"/>
                            <w:left w:val="none" w:sz="0" w:space="0" w:color="auto"/>
                            <w:bottom w:val="none" w:sz="0" w:space="0" w:color="auto"/>
                            <w:right w:val="none" w:sz="0" w:space="0" w:color="auto"/>
                          </w:divBdr>
                          <w:divsChild>
                            <w:div w:id="3518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377765">
              <w:marLeft w:val="0"/>
              <w:marRight w:val="0"/>
              <w:marTop w:val="0"/>
              <w:marBottom w:val="0"/>
              <w:divBdr>
                <w:top w:val="none" w:sz="0" w:space="0" w:color="auto"/>
                <w:left w:val="none" w:sz="0" w:space="0" w:color="auto"/>
                <w:bottom w:val="none" w:sz="0" w:space="0" w:color="auto"/>
                <w:right w:val="none" w:sz="0" w:space="0" w:color="auto"/>
              </w:divBdr>
              <w:divsChild>
                <w:div w:id="1600865464">
                  <w:marLeft w:val="0"/>
                  <w:marRight w:val="0"/>
                  <w:marTop w:val="0"/>
                  <w:marBottom w:val="0"/>
                  <w:divBdr>
                    <w:top w:val="none" w:sz="0" w:space="0" w:color="auto"/>
                    <w:left w:val="none" w:sz="0" w:space="0" w:color="auto"/>
                    <w:bottom w:val="none" w:sz="0" w:space="0" w:color="auto"/>
                    <w:right w:val="none" w:sz="0" w:space="0" w:color="auto"/>
                  </w:divBdr>
                  <w:divsChild>
                    <w:div w:id="91947394">
                      <w:marLeft w:val="0"/>
                      <w:marRight w:val="0"/>
                      <w:marTop w:val="0"/>
                      <w:marBottom w:val="0"/>
                      <w:divBdr>
                        <w:top w:val="none" w:sz="0" w:space="0" w:color="auto"/>
                        <w:left w:val="none" w:sz="0" w:space="0" w:color="auto"/>
                        <w:bottom w:val="none" w:sz="0" w:space="0" w:color="auto"/>
                        <w:right w:val="none" w:sz="0" w:space="0" w:color="auto"/>
                      </w:divBdr>
                      <w:divsChild>
                        <w:div w:id="1664428478">
                          <w:marLeft w:val="0"/>
                          <w:marRight w:val="0"/>
                          <w:marTop w:val="0"/>
                          <w:marBottom w:val="0"/>
                          <w:divBdr>
                            <w:top w:val="none" w:sz="0" w:space="0" w:color="auto"/>
                            <w:left w:val="none" w:sz="0" w:space="0" w:color="auto"/>
                            <w:bottom w:val="none" w:sz="0" w:space="0" w:color="auto"/>
                            <w:right w:val="none" w:sz="0" w:space="0" w:color="auto"/>
                          </w:divBdr>
                          <w:divsChild>
                            <w:div w:id="105226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999568">
              <w:marLeft w:val="0"/>
              <w:marRight w:val="0"/>
              <w:marTop w:val="0"/>
              <w:marBottom w:val="0"/>
              <w:divBdr>
                <w:top w:val="none" w:sz="0" w:space="0" w:color="auto"/>
                <w:left w:val="none" w:sz="0" w:space="0" w:color="auto"/>
                <w:bottom w:val="none" w:sz="0" w:space="0" w:color="auto"/>
                <w:right w:val="none" w:sz="0" w:space="0" w:color="auto"/>
              </w:divBdr>
              <w:divsChild>
                <w:div w:id="227419517">
                  <w:marLeft w:val="0"/>
                  <w:marRight w:val="0"/>
                  <w:marTop w:val="0"/>
                  <w:marBottom w:val="0"/>
                  <w:divBdr>
                    <w:top w:val="none" w:sz="0" w:space="0" w:color="auto"/>
                    <w:left w:val="none" w:sz="0" w:space="0" w:color="auto"/>
                    <w:bottom w:val="none" w:sz="0" w:space="0" w:color="auto"/>
                    <w:right w:val="none" w:sz="0" w:space="0" w:color="auto"/>
                  </w:divBdr>
                  <w:divsChild>
                    <w:div w:id="1547523752">
                      <w:marLeft w:val="0"/>
                      <w:marRight w:val="0"/>
                      <w:marTop w:val="0"/>
                      <w:marBottom w:val="0"/>
                      <w:divBdr>
                        <w:top w:val="none" w:sz="0" w:space="0" w:color="auto"/>
                        <w:left w:val="none" w:sz="0" w:space="0" w:color="auto"/>
                        <w:bottom w:val="none" w:sz="0" w:space="0" w:color="auto"/>
                        <w:right w:val="none" w:sz="0" w:space="0" w:color="auto"/>
                      </w:divBdr>
                      <w:divsChild>
                        <w:div w:id="308903076">
                          <w:marLeft w:val="0"/>
                          <w:marRight w:val="0"/>
                          <w:marTop w:val="0"/>
                          <w:marBottom w:val="0"/>
                          <w:divBdr>
                            <w:top w:val="none" w:sz="0" w:space="0" w:color="auto"/>
                            <w:left w:val="none" w:sz="0" w:space="0" w:color="auto"/>
                            <w:bottom w:val="none" w:sz="0" w:space="0" w:color="auto"/>
                            <w:right w:val="none" w:sz="0" w:space="0" w:color="auto"/>
                          </w:divBdr>
                          <w:divsChild>
                            <w:div w:id="16197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08078">
              <w:marLeft w:val="0"/>
              <w:marRight w:val="0"/>
              <w:marTop w:val="0"/>
              <w:marBottom w:val="0"/>
              <w:divBdr>
                <w:top w:val="none" w:sz="0" w:space="0" w:color="auto"/>
                <w:left w:val="none" w:sz="0" w:space="0" w:color="auto"/>
                <w:bottom w:val="none" w:sz="0" w:space="0" w:color="auto"/>
                <w:right w:val="none" w:sz="0" w:space="0" w:color="auto"/>
              </w:divBdr>
              <w:divsChild>
                <w:div w:id="425853596">
                  <w:marLeft w:val="0"/>
                  <w:marRight w:val="0"/>
                  <w:marTop w:val="0"/>
                  <w:marBottom w:val="0"/>
                  <w:divBdr>
                    <w:top w:val="none" w:sz="0" w:space="0" w:color="auto"/>
                    <w:left w:val="none" w:sz="0" w:space="0" w:color="auto"/>
                    <w:bottom w:val="none" w:sz="0" w:space="0" w:color="auto"/>
                    <w:right w:val="none" w:sz="0" w:space="0" w:color="auto"/>
                  </w:divBdr>
                  <w:divsChild>
                    <w:div w:id="745032747">
                      <w:marLeft w:val="0"/>
                      <w:marRight w:val="0"/>
                      <w:marTop w:val="0"/>
                      <w:marBottom w:val="0"/>
                      <w:divBdr>
                        <w:top w:val="none" w:sz="0" w:space="0" w:color="auto"/>
                        <w:left w:val="none" w:sz="0" w:space="0" w:color="auto"/>
                        <w:bottom w:val="none" w:sz="0" w:space="0" w:color="auto"/>
                        <w:right w:val="none" w:sz="0" w:space="0" w:color="auto"/>
                      </w:divBdr>
                      <w:divsChild>
                        <w:div w:id="608239934">
                          <w:marLeft w:val="0"/>
                          <w:marRight w:val="0"/>
                          <w:marTop w:val="0"/>
                          <w:marBottom w:val="0"/>
                          <w:divBdr>
                            <w:top w:val="none" w:sz="0" w:space="0" w:color="auto"/>
                            <w:left w:val="none" w:sz="0" w:space="0" w:color="auto"/>
                            <w:bottom w:val="none" w:sz="0" w:space="0" w:color="auto"/>
                            <w:right w:val="none" w:sz="0" w:space="0" w:color="auto"/>
                          </w:divBdr>
                          <w:divsChild>
                            <w:div w:id="21176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832664">
          <w:marLeft w:val="0"/>
          <w:marRight w:val="0"/>
          <w:marTop w:val="0"/>
          <w:marBottom w:val="0"/>
          <w:divBdr>
            <w:top w:val="none" w:sz="0" w:space="0" w:color="auto"/>
            <w:left w:val="none" w:sz="0" w:space="0" w:color="auto"/>
            <w:bottom w:val="none" w:sz="0" w:space="0" w:color="auto"/>
            <w:right w:val="none" w:sz="0" w:space="0" w:color="auto"/>
          </w:divBdr>
          <w:divsChild>
            <w:div w:id="1985499893">
              <w:marLeft w:val="0"/>
              <w:marRight w:val="0"/>
              <w:marTop w:val="0"/>
              <w:marBottom w:val="0"/>
              <w:divBdr>
                <w:top w:val="none" w:sz="0" w:space="0" w:color="auto"/>
                <w:left w:val="none" w:sz="0" w:space="0" w:color="auto"/>
                <w:bottom w:val="none" w:sz="0" w:space="0" w:color="auto"/>
                <w:right w:val="none" w:sz="0" w:space="0" w:color="auto"/>
              </w:divBdr>
            </w:div>
            <w:div w:id="263339990">
              <w:marLeft w:val="0"/>
              <w:marRight w:val="0"/>
              <w:marTop w:val="0"/>
              <w:marBottom w:val="0"/>
              <w:divBdr>
                <w:top w:val="none" w:sz="0" w:space="0" w:color="auto"/>
                <w:left w:val="none" w:sz="0" w:space="0" w:color="auto"/>
                <w:bottom w:val="none" w:sz="0" w:space="0" w:color="auto"/>
                <w:right w:val="none" w:sz="0" w:space="0" w:color="auto"/>
              </w:divBdr>
            </w:div>
          </w:divsChild>
        </w:div>
        <w:div w:id="1660037330">
          <w:marLeft w:val="0"/>
          <w:marRight w:val="0"/>
          <w:marTop w:val="0"/>
          <w:marBottom w:val="0"/>
          <w:divBdr>
            <w:top w:val="none" w:sz="0" w:space="0" w:color="auto"/>
            <w:left w:val="none" w:sz="0" w:space="0" w:color="auto"/>
            <w:bottom w:val="none" w:sz="0" w:space="0" w:color="auto"/>
            <w:right w:val="none" w:sz="0" w:space="0" w:color="auto"/>
          </w:divBdr>
          <w:divsChild>
            <w:div w:id="1163281138">
              <w:marLeft w:val="0"/>
              <w:marRight w:val="0"/>
              <w:marTop w:val="0"/>
              <w:marBottom w:val="0"/>
              <w:divBdr>
                <w:top w:val="none" w:sz="0" w:space="0" w:color="auto"/>
                <w:left w:val="none" w:sz="0" w:space="0" w:color="auto"/>
                <w:bottom w:val="none" w:sz="0" w:space="0" w:color="auto"/>
                <w:right w:val="none" w:sz="0" w:space="0" w:color="auto"/>
              </w:divBdr>
              <w:divsChild>
                <w:div w:id="1603993919">
                  <w:marLeft w:val="0"/>
                  <w:marRight w:val="0"/>
                  <w:marTop w:val="0"/>
                  <w:marBottom w:val="0"/>
                  <w:divBdr>
                    <w:top w:val="none" w:sz="0" w:space="0" w:color="auto"/>
                    <w:left w:val="none" w:sz="0" w:space="0" w:color="auto"/>
                    <w:bottom w:val="none" w:sz="0" w:space="0" w:color="auto"/>
                    <w:right w:val="none" w:sz="0" w:space="0" w:color="auto"/>
                  </w:divBdr>
                  <w:divsChild>
                    <w:div w:id="1820538559">
                      <w:marLeft w:val="0"/>
                      <w:marRight w:val="0"/>
                      <w:marTop w:val="0"/>
                      <w:marBottom w:val="0"/>
                      <w:divBdr>
                        <w:top w:val="none" w:sz="0" w:space="0" w:color="auto"/>
                        <w:left w:val="none" w:sz="0" w:space="0" w:color="auto"/>
                        <w:bottom w:val="none" w:sz="0" w:space="0" w:color="auto"/>
                        <w:right w:val="none" w:sz="0" w:space="0" w:color="auto"/>
                      </w:divBdr>
                      <w:divsChild>
                        <w:div w:id="175658927">
                          <w:marLeft w:val="0"/>
                          <w:marRight w:val="0"/>
                          <w:marTop w:val="0"/>
                          <w:marBottom w:val="0"/>
                          <w:divBdr>
                            <w:top w:val="none" w:sz="0" w:space="0" w:color="auto"/>
                            <w:left w:val="none" w:sz="0" w:space="0" w:color="auto"/>
                            <w:bottom w:val="none" w:sz="0" w:space="0" w:color="auto"/>
                            <w:right w:val="none" w:sz="0" w:space="0" w:color="auto"/>
                          </w:divBdr>
                          <w:divsChild>
                            <w:div w:id="19979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49348">
      <w:bodyDiv w:val="1"/>
      <w:marLeft w:val="0"/>
      <w:marRight w:val="0"/>
      <w:marTop w:val="0"/>
      <w:marBottom w:val="0"/>
      <w:divBdr>
        <w:top w:val="none" w:sz="0" w:space="0" w:color="auto"/>
        <w:left w:val="none" w:sz="0" w:space="0" w:color="auto"/>
        <w:bottom w:val="none" w:sz="0" w:space="0" w:color="auto"/>
        <w:right w:val="none" w:sz="0" w:space="0" w:color="auto"/>
      </w:divBdr>
    </w:div>
    <w:div w:id="240914012">
      <w:bodyDiv w:val="1"/>
      <w:marLeft w:val="0"/>
      <w:marRight w:val="0"/>
      <w:marTop w:val="0"/>
      <w:marBottom w:val="0"/>
      <w:divBdr>
        <w:top w:val="none" w:sz="0" w:space="0" w:color="auto"/>
        <w:left w:val="none" w:sz="0" w:space="0" w:color="auto"/>
        <w:bottom w:val="none" w:sz="0" w:space="0" w:color="auto"/>
        <w:right w:val="none" w:sz="0" w:space="0" w:color="auto"/>
      </w:divBdr>
      <w:divsChild>
        <w:div w:id="1228103489">
          <w:marLeft w:val="0"/>
          <w:marRight w:val="0"/>
          <w:marTop w:val="0"/>
          <w:marBottom w:val="0"/>
          <w:divBdr>
            <w:top w:val="none" w:sz="0" w:space="0" w:color="auto"/>
            <w:left w:val="none" w:sz="0" w:space="0" w:color="auto"/>
            <w:bottom w:val="none" w:sz="0" w:space="0" w:color="auto"/>
            <w:right w:val="none" w:sz="0" w:space="0" w:color="auto"/>
          </w:divBdr>
          <w:divsChild>
            <w:div w:id="2123837050">
              <w:marLeft w:val="0"/>
              <w:marRight w:val="0"/>
              <w:marTop w:val="0"/>
              <w:marBottom w:val="0"/>
              <w:divBdr>
                <w:top w:val="none" w:sz="0" w:space="0" w:color="auto"/>
                <w:left w:val="none" w:sz="0" w:space="0" w:color="auto"/>
                <w:bottom w:val="none" w:sz="0" w:space="0" w:color="auto"/>
                <w:right w:val="none" w:sz="0" w:space="0" w:color="auto"/>
              </w:divBdr>
              <w:divsChild>
                <w:div w:id="671688330">
                  <w:marLeft w:val="0"/>
                  <w:marRight w:val="0"/>
                  <w:marTop w:val="0"/>
                  <w:marBottom w:val="0"/>
                  <w:divBdr>
                    <w:top w:val="none" w:sz="0" w:space="0" w:color="auto"/>
                    <w:left w:val="none" w:sz="0" w:space="0" w:color="auto"/>
                    <w:bottom w:val="none" w:sz="0" w:space="0" w:color="auto"/>
                    <w:right w:val="none" w:sz="0" w:space="0" w:color="auto"/>
                  </w:divBdr>
                  <w:divsChild>
                    <w:div w:id="794715277">
                      <w:marLeft w:val="0"/>
                      <w:marRight w:val="0"/>
                      <w:marTop w:val="0"/>
                      <w:marBottom w:val="0"/>
                      <w:divBdr>
                        <w:top w:val="none" w:sz="0" w:space="0" w:color="auto"/>
                        <w:left w:val="none" w:sz="0" w:space="0" w:color="auto"/>
                        <w:bottom w:val="none" w:sz="0" w:space="0" w:color="auto"/>
                        <w:right w:val="none" w:sz="0" w:space="0" w:color="auto"/>
                      </w:divBdr>
                      <w:divsChild>
                        <w:div w:id="821388186">
                          <w:marLeft w:val="0"/>
                          <w:marRight w:val="0"/>
                          <w:marTop w:val="0"/>
                          <w:marBottom w:val="0"/>
                          <w:divBdr>
                            <w:top w:val="none" w:sz="0" w:space="0" w:color="auto"/>
                            <w:left w:val="none" w:sz="0" w:space="0" w:color="auto"/>
                            <w:bottom w:val="none" w:sz="0" w:space="0" w:color="auto"/>
                            <w:right w:val="none" w:sz="0" w:space="0" w:color="auto"/>
                          </w:divBdr>
                          <w:divsChild>
                            <w:div w:id="171484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98529">
              <w:marLeft w:val="0"/>
              <w:marRight w:val="0"/>
              <w:marTop w:val="0"/>
              <w:marBottom w:val="0"/>
              <w:divBdr>
                <w:top w:val="none" w:sz="0" w:space="0" w:color="auto"/>
                <w:left w:val="none" w:sz="0" w:space="0" w:color="auto"/>
                <w:bottom w:val="none" w:sz="0" w:space="0" w:color="auto"/>
                <w:right w:val="none" w:sz="0" w:space="0" w:color="auto"/>
              </w:divBdr>
              <w:divsChild>
                <w:div w:id="804155035">
                  <w:marLeft w:val="0"/>
                  <w:marRight w:val="0"/>
                  <w:marTop w:val="0"/>
                  <w:marBottom w:val="0"/>
                  <w:divBdr>
                    <w:top w:val="none" w:sz="0" w:space="0" w:color="auto"/>
                    <w:left w:val="none" w:sz="0" w:space="0" w:color="auto"/>
                    <w:bottom w:val="none" w:sz="0" w:space="0" w:color="auto"/>
                    <w:right w:val="none" w:sz="0" w:space="0" w:color="auto"/>
                  </w:divBdr>
                  <w:divsChild>
                    <w:div w:id="276908112">
                      <w:marLeft w:val="0"/>
                      <w:marRight w:val="0"/>
                      <w:marTop w:val="0"/>
                      <w:marBottom w:val="0"/>
                      <w:divBdr>
                        <w:top w:val="none" w:sz="0" w:space="0" w:color="auto"/>
                        <w:left w:val="none" w:sz="0" w:space="0" w:color="auto"/>
                        <w:bottom w:val="none" w:sz="0" w:space="0" w:color="auto"/>
                        <w:right w:val="none" w:sz="0" w:space="0" w:color="auto"/>
                      </w:divBdr>
                      <w:divsChild>
                        <w:div w:id="2127113980">
                          <w:marLeft w:val="0"/>
                          <w:marRight w:val="0"/>
                          <w:marTop w:val="0"/>
                          <w:marBottom w:val="0"/>
                          <w:divBdr>
                            <w:top w:val="none" w:sz="0" w:space="0" w:color="auto"/>
                            <w:left w:val="none" w:sz="0" w:space="0" w:color="auto"/>
                            <w:bottom w:val="none" w:sz="0" w:space="0" w:color="auto"/>
                            <w:right w:val="none" w:sz="0" w:space="0" w:color="auto"/>
                          </w:divBdr>
                          <w:divsChild>
                            <w:div w:id="4894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68938">
              <w:marLeft w:val="0"/>
              <w:marRight w:val="0"/>
              <w:marTop w:val="0"/>
              <w:marBottom w:val="0"/>
              <w:divBdr>
                <w:top w:val="none" w:sz="0" w:space="0" w:color="auto"/>
                <w:left w:val="none" w:sz="0" w:space="0" w:color="auto"/>
                <w:bottom w:val="none" w:sz="0" w:space="0" w:color="auto"/>
                <w:right w:val="none" w:sz="0" w:space="0" w:color="auto"/>
              </w:divBdr>
              <w:divsChild>
                <w:div w:id="958485666">
                  <w:marLeft w:val="0"/>
                  <w:marRight w:val="0"/>
                  <w:marTop w:val="0"/>
                  <w:marBottom w:val="0"/>
                  <w:divBdr>
                    <w:top w:val="none" w:sz="0" w:space="0" w:color="auto"/>
                    <w:left w:val="none" w:sz="0" w:space="0" w:color="auto"/>
                    <w:bottom w:val="none" w:sz="0" w:space="0" w:color="auto"/>
                    <w:right w:val="none" w:sz="0" w:space="0" w:color="auto"/>
                  </w:divBdr>
                  <w:divsChild>
                    <w:div w:id="911431394">
                      <w:marLeft w:val="0"/>
                      <w:marRight w:val="0"/>
                      <w:marTop w:val="0"/>
                      <w:marBottom w:val="0"/>
                      <w:divBdr>
                        <w:top w:val="none" w:sz="0" w:space="0" w:color="auto"/>
                        <w:left w:val="none" w:sz="0" w:space="0" w:color="auto"/>
                        <w:bottom w:val="none" w:sz="0" w:space="0" w:color="auto"/>
                        <w:right w:val="none" w:sz="0" w:space="0" w:color="auto"/>
                      </w:divBdr>
                      <w:divsChild>
                        <w:div w:id="1173954557">
                          <w:marLeft w:val="0"/>
                          <w:marRight w:val="0"/>
                          <w:marTop w:val="0"/>
                          <w:marBottom w:val="0"/>
                          <w:divBdr>
                            <w:top w:val="none" w:sz="0" w:space="0" w:color="auto"/>
                            <w:left w:val="none" w:sz="0" w:space="0" w:color="auto"/>
                            <w:bottom w:val="none" w:sz="0" w:space="0" w:color="auto"/>
                            <w:right w:val="none" w:sz="0" w:space="0" w:color="auto"/>
                          </w:divBdr>
                          <w:divsChild>
                            <w:div w:id="1633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81934">
              <w:marLeft w:val="0"/>
              <w:marRight w:val="0"/>
              <w:marTop w:val="0"/>
              <w:marBottom w:val="0"/>
              <w:divBdr>
                <w:top w:val="none" w:sz="0" w:space="0" w:color="auto"/>
                <w:left w:val="none" w:sz="0" w:space="0" w:color="auto"/>
                <w:bottom w:val="none" w:sz="0" w:space="0" w:color="auto"/>
                <w:right w:val="none" w:sz="0" w:space="0" w:color="auto"/>
              </w:divBdr>
              <w:divsChild>
                <w:div w:id="1445415733">
                  <w:marLeft w:val="0"/>
                  <w:marRight w:val="0"/>
                  <w:marTop w:val="0"/>
                  <w:marBottom w:val="0"/>
                  <w:divBdr>
                    <w:top w:val="none" w:sz="0" w:space="0" w:color="auto"/>
                    <w:left w:val="none" w:sz="0" w:space="0" w:color="auto"/>
                    <w:bottom w:val="none" w:sz="0" w:space="0" w:color="auto"/>
                    <w:right w:val="none" w:sz="0" w:space="0" w:color="auto"/>
                  </w:divBdr>
                  <w:divsChild>
                    <w:div w:id="1226600608">
                      <w:marLeft w:val="0"/>
                      <w:marRight w:val="0"/>
                      <w:marTop w:val="0"/>
                      <w:marBottom w:val="0"/>
                      <w:divBdr>
                        <w:top w:val="none" w:sz="0" w:space="0" w:color="auto"/>
                        <w:left w:val="none" w:sz="0" w:space="0" w:color="auto"/>
                        <w:bottom w:val="none" w:sz="0" w:space="0" w:color="auto"/>
                        <w:right w:val="none" w:sz="0" w:space="0" w:color="auto"/>
                      </w:divBdr>
                      <w:divsChild>
                        <w:div w:id="1245144550">
                          <w:marLeft w:val="0"/>
                          <w:marRight w:val="0"/>
                          <w:marTop w:val="0"/>
                          <w:marBottom w:val="0"/>
                          <w:divBdr>
                            <w:top w:val="none" w:sz="0" w:space="0" w:color="auto"/>
                            <w:left w:val="none" w:sz="0" w:space="0" w:color="auto"/>
                            <w:bottom w:val="none" w:sz="0" w:space="0" w:color="auto"/>
                            <w:right w:val="none" w:sz="0" w:space="0" w:color="auto"/>
                          </w:divBdr>
                          <w:divsChild>
                            <w:div w:id="125176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281629">
          <w:marLeft w:val="0"/>
          <w:marRight w:val="0"/>
          <w:marTop w:val="0"/>
          <w:marBottom w:val="0"/>
          <w:divBdr>
            <w:top w:val="none" w:sz="0" w:space="0" w:color="auto"/>
            <w:left w:val="none" w:sz="0" w:space="0" w:color="auto"/>
            <w:bottom w:val="none" w:sz="0" w:space="0" w:color="auto"/>
            <w:right w:val="none" w:sz="0" w:space="0" w:color="auto"/>
          </w:divBdr>
          <w:divsChild>
            <w:div w:id="1912079239">
              <w:marLeft w:val="0"/>
              <w:marRight w:val="0"/>
              <w:marTop w:val="0"/>
              <w:marBottom w:val="0"/>
              <w:divBdr>
                <w:top w:val="none" w:sz="0" w:space="0" w:color="auto"/>
                <w:left w:val="none" w:sz="0" w:space="0" w:color="auto"/>
                <w:bottom w:val="none" w:sz="0" w:space="0" w:color="auto"/>
                <w:right w:val="none" w:sz="0" w:space="0" w:color="auto"/>
              </w:divBdr>
            </w:div>
            <w:div w:id="1240023272">
              <w:marLeft w:val="0"/>
              <w:marRight w:val="0"/>
              <w:marTop w:val="0"/>
              <w:marBottom w:val="0"/>
              <w:divBdr>
                <w:top w:val="none" w:sz="0" w:space="0" w:color="auto"/>
                <w:left w:val="none" w:sz="0" w:space="0" w:color="auto"/>
                <w:bottom w:val="none" w:sz="0" w:space="0" w:color="auto"/>
                <w:right w:val="none" w:sz="0" w:space="0" w:color="auto"/>
              </w:divBdr>
            </w:div>
          </w:divsChild>
        </w:div>
        <w:div w:id="808518119">
          <w:marLeft w:val="0"/>
          <w:marRight w:val="0"/>
          <w:marTop w:val="0"/>
          <w:marBottom w:val="0"/>
          <w:divBdr>
            <w:top w:val="none" w:sz="0" w:space="0" w:color="auto"/>
            <w:left w:val="none" w:sz="0" w:space="0" w:color="auto"/>
            <w:bottom w:val="none" w:sz="0" w:space="0" w:color="auto"/>
            <w:right w:val="none" w:sz="0" w:space="0" w:color="auto"/>
          </w:divBdr>
          <w:divsChild>
            <w:div w:id="630599641">
              <w:marLeft w:val="0"/>
              <w:marRight w:val="0"/>
              <w:marTop w:val="0"/>
              <w:marBottom w:val="0"/>
              <w:divBdr>
                <w:top w:val="none" w:sz="0" w:space="0" w:color="auto"/>
                <w:left w:val="none" w:sz="0" w:space="0" w:color="auto"/>
                <w:bottom w:val="none" w:sz="0" w:space="0" w:color="auto"/>
                <w:right w:val="none" w:sz="0" w:space="0" w:color="auto"/>
              </w:divBdr>
              <w:divsChild>
                <w:div w:id="874972525">
                  <w:marLeft w:val="0"/>
                  <w:marRight w:val="0"/>
                  <w:marTop w:val="0"/>
                  <w:marBottom w:val="0"/>
                  <w:divBdr>
                    <w:top w:val="none" w:sz="0" w:space="0" w:color="auto"/>
                    <w:left w:val="none" w:sz="0" w:space="0" w:color="auto"/>
                    <w:bottom w:val="none" w:sz="0" w:space="0" w:color="auto"/>
                    <w:right w:val="none" w:sz="0" w:space="0" w:color="auto"/>
                  </w:divBdr>
                  <w:divsChild>
                    <w:div w:id="1427380721">
                      <w:marLeft w:val="0"/>
                      <w:marRight w:val="0"/>
                      <w:marTop w:val="0"/>
                      <w:marBottom w:val="0"/>
                      <w:divBdr>
                        <w:top w:val="none" w:sz="0" w:space="0" w:color="auto"/>
                        <w:left w:val="none" w:sz="0" w:space="0" w:color="auto"/>
                        <w:bottom w:val="none" w:sz="0" w:space="0" w:color="auto"/>
                        <w:right w:val="none" w:sz="0" w:space="0" w:color="auto"/>
                      </w:divBdr>
                      <w:divsChild>
                        <w:div w:id="1361735133">
                          <w:marLeft w:val="0"/>
                          <w:marRight w:val="0"/>
                          <w:marTop w:val="0"/>
                          <w:marBottom w:val="0"/>
                          <w:divBdr>
                            <w:top w:val="none" w:sz="0" w:space="0" w:color="auto"/>
                            <w:left w:val="none" w:sz="0" w:space="0" w:color="auto"/>
                            <w:bottom w:val="none" w:sz="0" w:space="0" w:color="auto"/>
                            <w:right w:val="none" w:sz="0" w:space="0" w:color="auto"/>
                          </w:divBdr>
                          <w:divsChild>
                            <w:div w:id="17308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539344">
      <w:bodyDiv w:val="1"/>
      <w:marLeft w:val="0"/>
      <w:marRight w:val="0"/>
      <w:marTop w:val="0"/>
      <w:marBottom w:val="0"/>
      <w:divBdr>
        <w:top w:val="none" w:sz="0" w:space="0" w:color="auto"/>
        <w:left w:val="none" w:sz="0" w:space="0" w:color="auto"/>
        <w:bottom w:val="none" w:sz="0" w:space="0" w:color="auto"/>
        <w:right w:val="none" w:sz="0" w:space="0" w:color="auto"/>
      </w:divBdr>
      <w:divsChild>
        <w:div w:id="942686936">
          <w:marLeft w:val="360"/>
          <w:marRight w:val="0"/>
          <w:marTop w:val="0"/>
          <w:marBottom w:val="80"/>
          <w:divBdr>
            <w:top w:val="none" w:sz="0" w:space="0" w:color="auto"/>
            <w:left w:val="none" w:sz="0" w:space="0" w:color="auto"/>
            <w:bottom w:val="none" w:sz="0" w:space="0" w:color="auto"/>
            <w:right w:val="none" w:sz="0" w:space="0" w:color="auto"/>
          </w:divBdr>
        </w:div>
        <w:div w:id="1159149382">
          <w:marLeft w:val="1166"/>
          <w:marRight w:val="0"/>
          <w:marTop w:val="0"/>
          <w:marBottom w:val="80"/>
          <w:divBdr>
            <w:top w:val="none" w:sz="0" w:space="0" w:color="auto"/>
            <w:left w:val="none" w:sz="0" w:space="0" w:color="auto"/>
            <w:bottom w:val="none" w:sz="0" w:space="0" w:color="auto"/>
            <w:right w:val="none" w:sz="0" w:space="0" w:color="auto"/>
          </w:divBdr>
        </w:div>
      </w:divsChild>
    </w:div>
    <w:div w:id="403995224">
      <w:bodyDiv w:val="1"/>
      <w:marLeft w:val="0"/>
      <w:marRight w:val="0"/>
      <w:marTop w:val="0"/>
      <w:marBottom w:val="0"/>
      <w:divBdr>
        <w:top w:val="none" w:sz="0" w:space="0" w:color="auto"/>
        <w:left w:val="none" w:sz="0" w:space="0" w:color="auto"/>
        <w:bottom w:val="none" w:sz="0" w:space="0" w:color="auto"/>
        <w:right w:val="none" w:sz="0" w:space="0" w:color="auto"/>
      </w:divBdr>
    </w:div>
    <w:div w:id="502748760">
      <w:bodyDiv w:val="1"/>
      <w:marLeft w:val="0"/>
      <w:marRight w:val="0"/>
      <w:marTop w:val="0"/>
      <w:marBottom w:val="0"/>
      <w:divBdr>
        <w:top w:val="none" w:sz="0" w:space="0" w:color="auto"/>
        <w:left w:val="none" w:sz="0" w:space="0" w:color="auto"/>
        <w:bottom w:val="none" w:sz="0" w:space="0" w:color="auto"/>
        <w:right w:val="none" w:sz="0" w:space="0" w:color="auto"/>
      </w:divBdr>
      <w:divsChild>
        <w:div w:id="1494297149">
          <w:marLeft w:val="0"/>
          <w:marRight w:val="0"/>
          <w:marTop w:val="0"/>
          <w:marBottom w:val="0"/>
          <w:divBdr>
            <w:top w:val="none" w:sz="0" w:space="0" w:color="auto"/>
            <w:left w:val="none" w:sz="0" w:space="0" w:color="auto"/>
            <w:bottom w:val="none" w:sz="0" w:space="0" w:color="auto"/>
            <w:right w:val="none" w:sz="0" w:space="0" w:color="auto"/>
          </w:divBdr>
          <w:divsChild>
            <w:div w:id="1437017384">
              <w:marLeft w:val="0"/>
              <w:marRight w:val="0"/>
              <w:marTop w:val="0"/>
              <w:marBottom w:val="0"/>
              <w:divBdr>
                <w:top w:val="none" w:sz="0" w:space="0" w:color="auto"/>
                <w:left w:val="none" w:sz="0" w:space="0" w:color="auto"/>
                <w:bottom w:val="none" w:sz="0" w:space="0" w:color="auto"/>
                <w:right w:val="none" w:sz="0" w:space="0" w:color="auto"/>
              </w:divBdr>
              <w:divsChild>
                <w:div w:id="526214213">
                  <w:marLeft w:val="0"/>
                  <w:marRight w:val="0"/>
                  <w:marTop w:val="0"/>
                  <w:marBottom w:val="0"/>
                  <w:divBdr>
                    <w:top w:val="none" w:sz="0" w:space="0" w:color="auto"/>
                    <w:left w:val="none" w:sz="0" w:space="0" w:color="auto"/>
                    <w:bottom w:val="none" w:sz="0" w:space="0" w:color="auto"/>
                    <w:right w:val="none" w:sz="0" w:space="0" w:color="auto"/>
                  </w:divBdr>
                  <w:divsChild>
                    <w:div w:id="1526283265">
                      <w:marLeft w:val="0"/>
                      <w:marRight w:val="0"/>
                      <w:marTop w:val="0"/>
                      <w:marBottom w:val="0"/>
                      <w:divBdr>
                        <w:top w:val="none" w:sz="0" w:space="0" w:color="auto"/>
                        <w:left w:val="none" w:sz="0" w:space="0" w:color="auto"/>
                        <w:bottom w:val="none" w:sz="0" w:space="0" w:color="auto"/>
                        <w:right w:val="none" w:sz="0" w:space="0" w:color="auto"/>
                      </w:divBdr>
                      <w:divsChild>
                        <w:div w:id="548036250">
                          <w:marLeft w:val="0"/>
                          <w:marRight w:val="0"/>
                          <w:marTop w:val="0"/>
                          <w:marBottom w:val="0"/>
                          <w:divBdr>
                            <w:top w:val="none" w:sz="0" w:space="0" w:color="auto"/>
                            <w:left w:val="none" w:sz="0" w:space="0" w:color="auto"/>
                            <w:bottom w:val="none" w:sz="0" w:space="0" w:color="auto"/>
                            <w:right w:val="none" w:sz="0" w:space="0" w:color="auto"/>
                          </w:divBdr>
                          <w:divsChild>
                            <w:div w:id="16875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701635">
              <w:marLeft w:val="0"/>
              <w:marRight w:val="0"/>
              <w:marTop w:val="0"/>
              <w:marBottom w:val="0"/>
              <w:divBdr>
                <w:top w:val="none" w:sz="0" w:space="0" w:color="auto"/>
                <w:left w:val="none" w:sz="0" w:space="0" w:color="auto"/>
                <w:bottom w:val="none" w:sz="0" w:space="0" w:color="auto"/>
                <w:right w:val="none" w:sz="0" w:space="0" w:color="auto"/>
              </w:divBdr>
              <w:divsChild>
                <w:div w:id="1017780447">
                  <w:marLeft w:val="0"/>
                  <w:marRight w:val="0"/>
                  <w:marTop w:val="0"/>
                  <w:marBottom w:val="0"/>
                  <w:divBdr>
                    <w:top w:val="none" w:sz="0" w:space="0" w:color="auto"/>
                    <w:left w:val="none" w:sz="0" w:space="0" w:color="auto"/>
                    <w:bottom w:val="none" w:sz="0" w:space="0" w:color="auto"/>
                    <w:right w:val="none" w:sz="0" w:space="0" w:color="auto"/>
                  </w:divBdr>
                  <w:divsChild>
                    <w:div w:id="1087463472">
                      <w:marLeft w:val="0"/>
                      <w:marRight w:val="0"/>
                      <w:marTop w:val="0"/>
                      <w:marBottom w:val="0"/>
                      <w:divBdr>
                        <w:top w:val="none" w:sz="0" w:space="0" w:color="auto"/>
                        <w:left w:val="none" w:sz="0" w:space="0" w:color="auto"/>
                        <w:bottom w:val="none" w:sz="0" w:space="0" w:color="auto"/>
                        <w:right w:val="none" w:sz="0" w:space="0" w:color="auto"/>
                      </w:divBdr>
                      <w:divsChild>
                        <w:div w:id="523716494">
                          <w:marLeft w:val="0"/>
                          <w:marRight w:val="0"/>
                          <w:marTop w:val="0"/>
                          <w:marBottom w:val="0"/>
                          <w:divBdr>
                            <w:top w:val="none" w:sz="0" w:space="0" w:color="auto"/>
                            <w:left w:val="none" w:sz="0" w:space="0" w:color="auto"/>
                            <w:bottom w:val="none" w:sz="0" w:space="0" w:color="auto"/>
                            <w:right w:val="none" w:sz="0" w:space="0" w:color="auto"/>
                          </w:divBdr>
                          <w:divsChild>
                            <w:div w:id="3577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75054">
              <w:marLeft w:val="0"/>
              <w:marRight w:val="0"/>
              <w:marTop w:val="0"/>
              <w:marBottom w:val="0"/>
              <w:divBdr>
                <w:top w:val="none" w:sz="0" w:space="0" w:color="auto"/>
                <w:left w:val="none" w:sz="0" w:space="0" w:color="auto"/>
                <w:bottom w:val="none" w:sz="0" w:space="0" w:color="auto"/>
                <w:right w:val="none" w:sz="0" w:space="0" w:color="auto"/>
              </w:divBdr>
              <w:divsChild>
                <w:div w:id="1100296956">
                  <w:marLeft w:val="0"/>
                  <w:marRight w:val="0"/>
                  <w:marTop w:val="0"/>
                  <w:marBottom w:val="0"/>
                  <w:divBdr>
                    <w:top w:val="none" w:sz="0" w:space="0" w:color="auto"/>
                    <w:left w:val="none" w:sz="0" w:space="0" w:color="auto"/>
                    <w:bottom w:val="none" w:sz="0" w:space="0" w:color="auto"/>
                    <w:right w:val="none" w:sz="0" w:space="0" w:color="auto"/>
                  </w:divBdr>
                  <w:divsChild>
                    <w:div w:id="92172588">
                      <w:marLeft w:val="0"/>
                      <w:marRight w:val="0"/>
                      <w:marTop w:val="0"/>
                      <w:marBottom w:val="0"/>
                      <w:divBdr>
                        <w:top w:val="none" w:sz="0" w:space="0" w:color="auto"/>
                        <w:left w:val="none" w:sz="0" w:space="0" w:color="auto"/>
                        <w:bottom w:val="none" w:sz="0" w:space="0" w:color="auto"/>
                        <w:right w:val="none" w:sz="0" w:space="0" w:color="auto"/>
                      </w:divBdr>
                      <w:divsChild>
                        <w:div w:id="239217343">
                          <w:marLeft w:val="0"/>
                          <w:marRight w:val="0"/>
                          <w:marTop w:val="0"/>
                          <w:marBottom w:val="0"/>
                          <w:divBdr>
                            <w:top w:val="none" w:sz="0" w:space="0" w:color="auto"/>
                            <w:left w:val="none" w:sz="0" w:space="0" w:color="auto"/>
                            <w:bottom w:val="none" w:sz="0" w:space="0" w:color="auto"/>
                            <w:right w:val="none" w:sz="0" w:space="0" w:color="auto"/>
                          </w:divBdr>
                          <w:divsChild>
                            <w:div w:id="80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647899">
              <w:marLeft w:val="0"/>
              <w:marRight w:val="0"/>
              <w:marTop w:val="0"/>
              <w:marBottom w:val="0"/>
              <w:divBdr>
                <w:top w:val="none" w:sz="0" w:space="0" w:color="auto"/>
                <w:left w:val="none" w:sz="0" w:space="0" w:color="auto"/>
                <w:bottom w:val="none" w:sz="0" w:space="0" w:color="auto"/>
                <w:right w:val="none" w:sz="0" w:space="0" w:color="auto"/>
              </w:divBdr>
              <w:divsChild>
                <w:div w:id="788552712">
                  <w:marLeft w:val="0"/>
                  <w:marRight w:val="0"/>
                  <w:marTop w:val="0"/>
                  <w:marBottom w:val="0"/>
                  <w:divBdr>
                    <w:top w:val="none" w:sz="0" w:space="0" w:color="auto"/>
                    <w:left w:val="none" w:sz="0" w:space="0" w:color="auto"/>
                    <w:bottom w:val="none" w:sz="0" w:space="0" w:color="auto"/>
                    <w:right w:val="none" w:sz="0" w:space="0" w:color="auto"/>
                  </w:divBdr>
                  <w:divsChild>
                    <w:div w:id="104890014">
                      <w:marLeft w:val="0"/>
                      <w:marRight w:val="0"/>
                      <w:marTop w:val="0"/>
                      <w:marBottom w:val="0"/>
                      <w:divBdr>
                        <w:top w:val="none" w:sz="0" w:space="0" w:color="auto"/>
                        <w:left w:val="none" w:sz="0" w:space="0" w:color="auto"/>
                        <w:bottom w:val="none" w:sz="0" w:space="0" w:color="auto"/>
                        <w:right w:val="none" w:sz="0" w:space="0" w:color="auto"/>
                      </w:divBdr>
                      <w:divsChild>
                        <w:div w:id="497381404">
                          <w:marLeft w:val="0"/>
                          <w:marRight w:val="0"/>
                          <w:marTop w:val="0"/>
                          <w:marBottom w:val="0"/>
                          <w:divBdr>
                            <w:top w:val="none" w:sz="0" w:space="0" w:color="auto"/>
                            <w:left w:val="none" w:sz="0" w:space="0" w:color="auto"/>
                            <w:bottom w:val="none" w:sz="0" w:space="0" w:color="auto"/>
                            <w:right w:val="none" w:sz="0" w:space="0" w:color="auto"/>
                          </w:divBdr>
                          <w:divsChild>
                            <w:div w:id="13474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667122">
          <w:marLeft w:val="0"/>
          <w:marRight w:val="0"/>
          <w:marTop w:val="0"/>
          <w:marBottom w:val="0"/>
          <w:divBdr>
            <w:top w:val="none" w:sz="0" w:space="0" w:color="auto"/>
            <w:left w:val="none" w:sz="0" w:space="0" w:color="auto"/>
            <w:bottom w:val="none" w:sz="0" w:space="0" w:color="auto"/>
            <w:right w:val="none" w:sz="0" w:space="0" w:color="auto"/>
          </w:divBdr>
          <w:divsChild>
            <w:div w:id="181432217">
              <w:marLeft w:val="0"/>
              <w:marRight w:val="0"/>
              <w:marTop w:val="0"/>
              <w:marBottom w:val="0"/>
              <w:divBdr>
                <w:top w:val="none" w:sz="0" w:space="0" w:color="auto"/>
                <w:left w:val="none" w:sz="0" w:space="0" w:color="auto"/>
                <w:bottom w:val="none" w:sz="0" w:space="0" w:color="auto"/>
                <w:right w:val="none" w:sz="0" w:space="0" w:color="auto"/>
              </w:divBdr>
            </w:div>
            <w:div w:id="1490438058">
              <w:marLeft w:val="0"/>
              <w:marRight w:val="0"/>
              <w:marTop w:val="0"/>
              <w:marBottom w:val="0"/>
              <w:divBdr>
                <w:top w:val="none" w:sz="0" w:space="0" w:color="auto"/>
                <w:left w:val="none" w:sz="0" w:space="0" w:color="auto"/>
                <w:bottom w:val="none" w:sz="0" w:space="0" w:color="auto"/>
                <w:right w:val="none" w:sz="0" w:space="0" w:color="auto"/>
              </w:divBdr>
            </w:div>
          </w:divsChild>
        </w:div>
        <w:div w:id="324823582">
          <w:marLeft w:val="0"/>
          <w:marRight w:val="0"/>
          <w:marTop w:val="0"/>
          <w:marBottom w:val="0"/>
          <w:divBdr>
            <w:top w:val="none" w:sz="0" w:space="0" w:color="auto"/>
            <w:left w:val="none" w:sz="0" w:space="0" w:color="auto"/>
            <w:bottom w:val="none" w:sz="0" w:space="0" w:color="auto"/>
            <w:right w:val="none" w:sz="0" w:space="0" w:color="auto"/>
          </w:divBdr>
          <w:divsChild>
            <w:div w:id="1973636716">
              <w:marLeft w:val="0"/>
              <w:marRight w:val="0"/>
              <w:marTop w:val="0"/>
              <w:marBottom w:val="0"/>
              <w:divBdr>
                <w:top w:val="none" w:sz="0" w:space="0" w:color="auto"/>
                <w:left w:val="none" w:sz="0" w:space="0" w:color="auto"/>
                <w:bottom w:val="none" w:sz="0" w:space="0" w:color="auto"/>
                <w:right w:val="none" w:sz="0" w:space="0" w:color="auto"/>
              </w:divBdr>
              <w:divsChild>
                <w:div w:id="582688209">
                  <w:marLeft w:val="0"/>
                  <w:marRight w:val="0"/>
                  <w:marTop w:val="0"/>
                  <w:marBottom w:val="0"/>
                  <w:divBdr>
                    <w:top w:val="none" w:sz="0" w:space="0" w:color="auto"/>
                    <w:left w:val="none" w:sz="0" w:space="0" w:color="auto"/>
                    <w:bottom w:val="none" w:sz="0" w:space="0" w:color="auto"/>
                    <w:right w:val="none" w:sz="0" w:space="0" w:color="auto"/>
                  </w:divBdr>
                  <w:divsChild>
                    <w:div w:id="2070884243">
                      <w:marLeft w:val="0"/>
                      <w:marRight w:val="0"/>
                      <w:marTop w:val="0"/>
                      <w:marBottom w:val="0"/>
                      <w:divBdr>
                        <w:top w:val="none" w:sz="0" w:space="0" w:color="auto"/>
                        <w:left w:val="none" w:sz="0" w:space="0" w:color="auto"/>
                        <w:bottom w:val="none" w:sz="0" w:space="0" w:color="auto"/>
                        <w:right w:val="none" w:sz="0" w:space="0" w:color="auto"/>
                      </w:divBdr>
                      <w:divsChild>
                        <w:div w:id="530654070">
                          <w:marLeft w:val="0"/>
                          <w:marRight w:val="0"/>
                          <w:marTop w:val="0"/>
                          <w:marBottom w:val="0"/>
                          <w:divBdr>
                            <w:top w:val="none" w:sz="0" w:space="0" w:color="auto"/>
                            <w:left w:val="none" w:sz="0" w:space="0" w:color="auto"/>
                            <w:bottom w:val="none" w:sz="0" w:space="0" w:color="auto"/>
                            <w:right w:val="none" w:sz="0" w:space="0" w:color="auto"/>
                          </w:divBdr>
                          <w:divsChild>
                            <w:div w:id="15071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662050">
      <w:bodyDiv w:val="1"/>
      <w:marLeft w:val="0"/>
      <w:marRight w:val="0"/>
      <w:marTop w:val="0"/>
      <w:marBottom w:val="0"/>
      <w:divBdr>
        <w:top w:val="none" w:sz="0" w:space="0" w:color="auto"/>
        <w:left w:val="none" w:sz="0" w:space="0" w:color="auto"/>
        <w:bottom w:val="none" w:sz="0" w:space="0" w:color="auto"/>
        <w:right w:val="none" w:sz="0" w:space="0" w:color="auto"/>
      </w:divBdr>
      <w:divsChild>
        <w:div w:id="37706214">
          <w:marLeft w:val="360"/>
          <w:marRight w:val="0"/>
          <w:marTop w:val="0"/>
          <w:marBottom w:val="80"/>
          <w:divBdr>
            <w:top w:val="none" w:sz="0" w:space="0" w:color="auto"/>
            <w:left w:val="none" w:sz="0" w:space="0" w:color="auto"/>
            <w:bottom w:val="none" w:sz="0" w:space="0" w:color="auto"/>
            <w:right w:val="none" w:sz="0" w:space="0" w:color="auto"/>
          </w:divBdr>
        </w:div>
        <w:div w:id="1381242589">
          <w:marLeft w:val="1166"/>
          <w:marRight w:val="0"/>
          <w:marTop w:val="0"/>
          <w:marBottom w:val="80"/>
          <w:divBdr>
            <w:top w:val="none" w:sz="0" w:space="0" w:color="auto"/>
            <w:left w:val="none" w:sz="0" w:space="0" w:color="auto"/>
            <w:bottom w:val="none" w:sz="0" w:space="0" w:color="auto"/>
            <w:right w:val="none" w:sz="0" w:space="0" w:color="auto"/>
          </w:divBdr>
        </w:div>
      </w:divsChild>
    </w:div>
    <w:div w:id="1160149717">
      <w:bodyDiv w:val="1"/>
      <w:marLeft w:val="0"/>
      <w:marRight w:val="0"/>
      <w:marTop w:val="0"/>
      <w:marBottom w:val="0"/>
      <w:divBdr>
        <w:top w:val="none" w:sz="0" w:space="0" w:color="auto"/>
        <w:left w:val="none" w:sz="0" w:space="0" w:color="auto"/>
        <w:bottom w:val="none" w:sz="0" w:space="0" w:color="auto"/>
        <w:right w:val="none" w:sz="0" w:space="0" w:color="auto"/>
      </w:divBdr>
    </w:div>
    <w:div w:id="1180242379">
      <w:bodyDiv w:val="1"/>
      <w:marLeft w:val="0"/>
      <w:marRight w:val="0"/>
      <w:marTop w:val="0"/>
      <w:marBottom w:val="0"/>
      <w:divBdr>
        <w:top w:val="none" w:sz="0" w:space="0" w:color="auto"/>
        <w:left w:val="none" w:sz="0" w:space="0" w:color="auto"/>
        <w:bottom w:val="none" w:sz="0" w:space="0" w:color="auto"/>
        <w:right w:val="none" w:sz="0" w:space="0" w:color="auto"/>
      </w:divBdr>
    </w:div>
    <w:div w:id="1466192073">
      <w:bodyDiv w:val="1"/>
      <w:marLeft w:val="0"/>
      <w:marRight w:val="0"/>
      <w:marTop w:val="0"/>
      <w:marBottom w:val="0"/>
      <w:divBdr>
        <w:top w:val="none" w:sz="0" w:space="0" w:color="auto"/>
        <w:left w:val="none" w:sz="0" w:space="0" w:color="auto"/>
        <w:bottom w:val="none" w:sz="0" w:space="0" w:color="auto"/>
        <w:right w:val="none" w:sz="0" w:space="0" w:color="auto"/>
      </w:divBdr>
    </w:div>
    <w:div w:id="1518881521">
      <w:bodyDiv w:val="1"/>
      <w:marLeft w:val="0"/>
      <w:marRight w:val="0"/>
      <w:marTop w:val="0"/>
      <w:marBottom w:val="0"/>
      <w:divBdr>
        <w:top w:val="none" w:sz="0" w:space="0" w:color="auto"/>
        <w:left w:val="none" w:sz="0" w:space="0" w:color="auto"/>
        <w:bottom w:val="none" w:sz="0" w:space="0" w:color="auto"/>
        <w:right w:val="none" w:sz="0" w:space="0" w:color="auto"/>
      </w:divBdr>
      <w:divsChild>
        <w:div w:id="2103792658">
          <w:marLeft w:val="360"/>
          <w:marRight w:val="0"/>
          <w:marTop w:val="0"/>
          <w:marBottom w:val="80"/>
          <w:divBdr>
            <w:top w:val="none" w:sz="0" w:space="0" w:color="auto"/>
            <w:left w:val="none" w:sz="0" w:space="0" w:color="auto"/>
            <w:bottom w:val="none" w:sz="0" w:space="0" w:color="auto"/>
            <w:right w:val="none" w:sz="0" w:space="0" w:color="auto"/>
          </w:divBdr>
        </w:div>
        <w:div w:id="1128739869">
          <w:marLeft w:val="1166"/>
          <w:marRight w:val="0"/>
          <w:marTop w:val="0"/>
          <w:marBottom w:val="80"/>
          <w:divBdr>
            <w:top w:val="none" w:sz="0" w:space="0" w:color="auto"/>
            <w:left w:val="none" w:sz="0" w:space="0" w:color="auto"/>
            <w:bottom w:val="none" w:sz="0" w:space="0" w:color="auto"/>
            <w:right w:val="none" w:sz="0" w:space="0" w:color="auto"/>
          </w:divBdr>
        </w:div>
      </w:divsChild>
    </w:div>
    <w:div w:id="1714698189">
      <w:bodyDiv w:val="1"/>
      <w:marLeft w:val="0"/>
      <w:marRight w:val="0"/>
      <w:marTop w:val="0"/>
      <w:marBottom w:val="0"/>
      <w:divBdr>
        <w:top w:val="none" w:sz="0" w:space="0" w:color="auto"/>
        <w:left w:val="none" w:sz="0" w:space="0" w:color="auto"/>
        <w:bottom w:val="none" w:sz="0" w:space="0" w:color="auto"/>
        <w:right w:val="none" w:sz="0" w:space="0" w:color="auto"/>
      </w:divBdr>
      <w:divsChild>
        <w:div w:id="676616660">
          <w:marLeft w:val="0"/>
          <w:marRight w:val="0"/>
          <w:marTop w:val="0"/>
          <w:marBottom w:val="0"/>
          <w:divBdr>
            <w:top w:val="none" w:sz="0" w:space="0" w:color="auto"/>
            <w:left w:val="none" w:sz="0" w:space="0" w:color="auto"/>
            <w:bottom w:val="none" w:sz="0" w:space="0" w:color="auto"/>
            <w:right w:val="none" w:sz="0" w:space="0" w:color="auto"/>
          </w:divBdr>
          <w:divsChild>
            <w:div w:id="837185591">
              <w:marLeft w:val="0"/>
              <w:marRight w:val="0"/>
              <w:marTop w:val="0"/>
              <w:marBottom w:val="0"/>
              <w:divBdr>
                <w:top w:val="none" w:sz="0" w:space="0" w:color="auto"/>
                <w:left w:val="none" w:sz="0" w:space="0" w:color="auto"/>
                <w:bottom w:val="none" w:sz="0" w:space="0" w:color="auto"/>
                <w:right w:val="none" w:sz="0" w:space="0" w:color="auto"/>
              </w:divBdr>
              <w:divsChild>
                <w:div w:id="1629386878">
                  <w:marLeft w:val="0"/>
                  <w:marRight w:val="0"/>
                  <w:marTop w:val="0"/>
                  <w:marBottom w:val="0"/>
                  <w:divBdr>
                    <w:top w:val="none" w:sz="0" w:space="0" w:color="auto"/>
                    <w:left w:val="none" w:sz="0" w:space="0" w:color="auto"/>
                    <w:bottom w:val="none" w:sz="0" w:space="0" w:color="auto"/>
                    <w:right w:val="none" w:sz="0" w:space="0" w:color="auto"/>
                  </w:divBdr>
                  <w:divsChild>
                    <w:div w:id="524757438">
                      <w:marLeft w:val="0"/>
                      <w:marRight w:val="0"/>
                      <w:marTop w:val="0"/>
                      <w:marBottom w:val="0"/>
                      <w:divBdr>
                        <w:top w:val="none" w:sz="0" w:space="0" w:color="auto"/>
                        <w:left w:val="none" w:sz="0" w:space="0" w:color="auto"/>
                        <w:bottom w:val="none" w:sz="0" w:space="0" w:color="auto"/>
                        <w:right w:val="none" w:sz="0" w:space="0" w:color="auto"/>
                      </w:divBdr>
                      <w:divsChild>
                        <w:div w:id="499543045">
                          <w:marLeft w:val="0"/>
                          <w:marRight w:val="0"/>
                          <w:marTop w:val="0"/>
                          <w:marBottom w:val="0"/>
                          <w:divBdr>
                            <w:top w:val="none" w:sz="0" w:space="0" w:color="auto"/>
                            <w:left w:val="none" w:sz="0" w:space="0" w:color="auto"/>
                            <w:bottom w:val="none" w:sz="0" w:space="0" w:color="auto"/>
                            <w:right w:val="none" w:sz="0" w:space="0" w:color="auto"/>
                          </w:divBdr>
                          <w:divsChild>
                            <w:div w:id="4661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77980">
              <w:marLeft w:val="0"/>
              <w:marRight w:val="0"/>
              <w:marTop w:val="0"/>
              <w:marBottom w:val="0"/>
              <w:divBdr>
                <w:top w:val="none" w:sz="0" w:space="0" w:color="auto"/>
                <w:left w:val="none" w:sz="0" w:space="0" w:color="auto"/>
                <w:bottom w:val="none" w:sz="0" w:space="0" w:color="auto"/>
                <w:right w:val="none" w:sz="0" w:space="0" w:color="auto"/>
              </w:divBdr>
              <w:divsChild>
                <w:div w:id="1852642999">
                  <w:marLeft w:val="0"/>
                  <w:marRight w:val="0"/>
                  <w:marTop w:val="0"/>
                  <w:marBottom w:val="0"/>
                  <w:divBdr>
                    <w:top w:val="none" w:sz="0" w:space="0" w:color="auto"/>
                    <w:left w:val="none" w:sz="0" w:space="0" w:color="auto"/>
                    <w:bottom w:val="none" w:sz="0" w:space="0" w:color="auto"/>
                    <w:right w:val="none" w:sz="0" w:space="0" w:color="auto"/>
                  </w:divBdr>
                  <w:divsChild>
                    <w:div w:id="902369451">
                      <w:marLeft w:val="0"/>
                      <w:marRight w:val="0"/>
                      <w:marTop w:val="0"/>
                      <w:marBottom w:val="0"/>
                      <w:divBdr>
                        <w:top w:val="none" w:sz="0" w:space="0" w:color="auto"/>
                        <w:left w:val="none" w:sz="0" w:space="0" w:color="auto"/>
                        <w:bottom w:val="none" w:sz="0" w:space="0" w:color="auto"/>
                        <w:right w:val="none" w:sz="0" w:space="0" w:color="auto"/>
                      </w:divBdr>
                      <w:divsChild>
                        <w:div w:id="2058818733">
                          <w:marLeft w:val="0"/>
                          <w:marRight w:val="0"/>
                          <w:marTop w:val="0"/>
                          <w:marBottom w:val="0"/>
                          <w:divBdr>
                            <w:top w:val="none" w:sz="0" w:space="0" w:color="auto"/>
                            <w:left w:val="none" w:sz="0" w:space="0" w:color="auto"/>
                            <w:bottom w:val="none" w:sz="0" w:space="0" w:color="auto"/>
                            <w:right w:val="none" w:sz="0" w:space="0" w:color="auto"/>
                          </w:divBdr>
                          <w:divsChild>
                            <w:div w:id="2528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18299">
              <w:marLeft w:val="0"/>
              <w:marRight w:val="0"/>
              <w:marTop w:val="0"/>
              <w:marBottom w:val="0"/>
              <w:divBdr>
                <w:top w:val="none" w:sz="0" w:space="0" w:color="auto"/>
                <w:left w:val="none" w:sz="0" w:space="0" w:color="auto"/>
                <w:bottom w:val="none" w:sz="0" w:space="0" w:color="auto"/>
                <w:right w:val="none" w:sz="0" w:space="0" w:color="auto"/>
              </w:divBdr>
              <w:divsChild>
                <w:div w:id="1836260050">
                  <w:marLeft w:val="0"/>
                  <w:marRight w:val="0"/>
                  <w:marTop w:val="0"/>
                  <w:marBottom w:val="0"/>
                  <w:divBdr>
                    <w:top w:val="none" w:sz="0" w:space="0" w:color="auto"/>
                    <w:left w:val="none" w:sz="0" w:space="0" w:color="auto"/>
                    <w:bottom w:val="none" w:sz="0" w:space="0" w:color="auto"/>
                    <w:right w:val="none" w:sz="0" w:space="0" w:color="auto"/>
                  </w:divBdr>
                  <w:divsChild>
                    <w:div w:id="679283909">
                      <w:marLeft w:val="0"/>
                      <w:marRight w:val="0"/>
                      <w:marTop w:val="0"/>
                      <w:marBottom w:val="0"/>
                      <w:divBdr>
                        <w:top w:val="none" w:sz="0" w:space="0" w:color="auto"/>
                        <w:left w:val="none" w:sz="0" w:space="0" w:color="auto"/>
                        <w:bottom w:val="none" w:sz="0" w:space="0" w:color="auto"/>
                        <w:right w:val="none" w:sz="0" w:space="0" w:color="auto"/>
                      </w:divBdr>
                      <w:divsChild>
                        <w:div w:id="1759983591">
                          <w:marLeft w:val="0"/>
                          <w:marRight w:val="0"/>
                          <w:marTop w:val="0"/>
                          <w:marBottom w:val="0"/>
                          <w:divBdr>
                            <w:top w:val="none" w:sz="0" w:space="0" w:color="auto"/>
                            <w:left w:val="none" w:sz="0" w:space="0" w:color="auto"/>
                            <w:bottom w:val="none" w:sz="0" w:space="0" w:color="auto"/>
                            <w:right w:val="none" w:sz="0" w:space="0" w:color="auto"/>
                          </w:divBdr>
                          <w:divsChild>
                            <w:div w:id="6045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031262">
              <w:marLeft w:val="0"/>
              <w:marRight w:val="0"/>
              <w:marTop w:val="0"/>
              <w:marBottom w:val="0"/>
              <w:divBdr>
                <w:top w:val="none" w:sz="0" w:space="0" w:color="auto"/>
                <w:left w:val="none" w:sz="0" w:space="0" w:color="auto"/>
                <w:bottom w:val="none" w:sz="0" w:space="0" w:color="auto"/>
                <w:right w:val="none" w:sz="0" w:space="0" w:color="auto"/>
              </w:divBdr>
              <w:divsChild>
                <w:div w:id="528418142">
                  <w:marLeft w:val="0"/>
                  <w:marRight w:val="0"/>
                  <w:marTop w:val="0"/>
                  <w:marBottom w:val="0"/>
                  <w:divBdr>
                    <w:top w:val="none" w:sz="0" w:space="0" w:color="auto"/>
                    <w:left w:val="none" w:sz="0" w:space="0" w:color="auto"/>
                    <w:bottom w:val="none" w:sz="0" w:space="0" w:color="auto"/>
                    <w:right w:val="none" w:sz="0" w:space="0" w:color="auto"/>
                  </w:divBdr>
                  <w:divsChild>
                    <w:div w:id="1023437225">
                      <w:marLeft w:val="0"/>
                      <w:marRight w:val="0"/>
                      <w:marTop w:val="0"/>
                      <w:marBottom w:val="0"/>
                      <w:divBdr>
                        <w:top w:val="none" w:sz="0" w:space="0" w:color="auto"/>
                        <w:left w:val="none" w:sz="0" w:space="0" w:color="auto"/>
                        <w:bottom w:val="none" w:sz="0" w:space="0" w:color="auto"/>
                        <w:right w:val="none" w:sz="0" w:space="0" w:color="auto"/>
                      </w:divBdr>
                      <w:divsChild>
                        <w:div w:id="402988536">
                          <w:marLeft w:val="0"/>
                          <w:marRight w:val="0"/>
                          <w:marTop w:val="0"/>
                          <w:marBottom w:val="0"/>
                          <w:divBdr>
                            <w:top w:val="none" w:sz="0" w:space="0" w:color="auto"/>
                            <w:left w:val="none" w:sz="0" w:space="0" w:color="auto"/>
                            <w:bottom w:val="none" w:sz="0" w:space="0" w:color="auto"/>
                            <w:right w:val="none" w:sz="0" w:space="0" w:color="auto"/>
                          </w:divBdr>
                          <w:divsChild>
                            <w:div w:id="50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256487">
          <w:marLeft w:val="0"/>
          <w:marRight w:val="0"/>
          <w:marTop w:val="0"/>
          <w:marBottom w:val="0"/>
          <w:divBdr>
            <w:top w:val="none" w:sz="0" w:space="0" w:color="auto"/>
            <w:left w:val="none" w:sz="0" w:space="0" w:color="auto"/>
            <w:bottom w:val="none" w:sz="0" w:space="0" w:color="auto"/>
            <w:right w:val="none" w:sz="0" w:space="0" w:color="auto"/>
          </w:divBdr>
          <w:divsChild>
            <w:div w:id="1114325026">
              <w:marLeft w:val="0"/>
              <w:marRight w:val="0"/>
              <w:marTop w:val="0"/>
              <w:marBottom w:val="0"/>
              <w:divBdr>
                <w:top w:val="none" w:sz="0" w:space="0" w:color="auto"/>
                <w:left w:val="none" w:sz="0" w:space="0" w:color="auto"/>
                <w:bottom w:val="none" w:sz="0" w:space="0" w:color="auto"/>
                <w:right w:val="none" w:sz="0" w:space="0" w:color="auto"/>
              </w:divBdr>
            </w:div>
            <w:div w:id="1692611022">
              <w:marLeft w:val="0"/>
              <w:marRight w:val="0"/>
              <w:marTop w:val="0"/>
              <w:marBottom w:val="0"/>
              <w:divBdr>
                <w:top w:val="none" w:sz="0" w:space="0" w:color="auto"/>
                <w:left w:val="none" w:sz="0" w:space="0" w:color="auto"/>
                <w:bottom w:val="none" w:sz="0" w:space="0" w:color="auto"/>
                <w:right w:val="none" w:sz="0" w:space="0" w:color="auto"/>
              </w:divBdr>
            </w:div>
          </w:divsChild>
        </w:div>
        <w:div w:id="1593393689">
          <w:marLeft w:val="0"/>
          <w:marRight w:val="0"/>
          <w:marTop w:val="0"/>
          <w:marBottom w:val="0"/>
          <w:divBdr>
            <w:top w:val="none" w:sz="0" w:space="0" w:color="auto"/>
            <w:left w:val="none" w:sz="0" w:space="0" w:color="auto"/>
            <w:bottom w:val="none" w:sz="0" w:space="0" w:color="auto"/>
            <w:right w:val="none" w:sz="0" w:space="0" w:color="auto"/>
          </w:divBdr>
          <w:divsChild>
            <w:div w:id="1434396901">
              <w:marLeft w:val="0"/>
              <w:marRight w:val="0"/>
              <w:marTop w:val="0"/>
              <w:marBottom w:val="0"/>
              <w:divBdr>
                <w:top w:val="none" w:sz="0" w:space="0" w:color="auto"/>
                <w:left w:val="none" w:sz="0" w:space="0" w:color="auto"/>
                <w:bottom w:val="none" w:sz="0" w:space="0" w:color="auto"/>
                <w:right w:val="none" w:sz="0" w:space="0" w:color="auto"/>
              </w:divBdr>
              <w:divsChild>
                <w:div w:id="1789810686">
                  <w:marLeft w:val="0"/>
                  <w:marRight w:val="0"/>
                  <w:marTop w:val="0"/>
                  <w:marBottom w:val="0"/>
                  <w:divBdr>
                    <w:top w:val="none" w:sz="0" w:space="0" w:color="auto"/>
                    <w:left w:val="none" w:sz="0" w:space="0" w:color="auto"/>
                    <w:bottom w:val="none" w:sz="0" w:space="0" w:color="auto"/>
                    <w:right w:val="none" w:sz="0" w:space="0" w:color="auto"/>
                  </w:divBdr>
                  <w:divsChild>
                    <w:div w:id="234098068">
                      <w:marLeft w:val="0"/>
                      <w:marRight w:val="0"/>
                      <w:marTop w:val="0"/>
                      <w:marBottom w:val="0"/>
                      <w:divBdr>
                        <w:top w:val="none" w:sz="0" w:space="0" w:color="auto"/>
                        <w:left w:val="none" w:sz="0" w:space="0" w:color="auto"/>
                        <w:bottom w:val="none" w:sz="0" w:space="0" w:color="auto"/>
                        <w:right w:val="none" w:sz="0" w:space="0" w:color="auto"/>
                      </w:divBdr>
                      <w:divsChild>
                        <w:div w:id="540827335">
                          <w:marLeft w:val="0"/>
                          <w:marRight w:val="0"/>
                          <w:marTop w:val="0"/>
                          <w:marBottom w:val="0"/>
                          <w:divBdr>
                            <w:top w:val="none" w:sz="0" w:space="0" w:color="auto"/>
                            <w:left w:val="none" w:sz="0" w:space="0" w:color="auto"/>
                            <w:bottom w:val="none" w:sz="0" w:space="0" w:color="auto"/>
                            <w:right w:val="none" w:sz="0" w:space="0" w:color="auto"/>
                          </w:divBdr>
                          <w:divsChild>
                            <w:div w:id="1291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38019">
      <w:bodyDiv w:val="1"/>
      <w:marLeft w:val="0"/>
      <w:marRight w:val="0"/>
      <w:marTop w:val="0"/>
      <w:marBottom w:val="0"/>
      <w:divBdr>
        <w:top w:val="none" w:sz="0" w:space="0" w:color="auto"/>
        <w:left w:val="none" w:sz="0" w:space="0" w:color="auto"/>
        <w:bottom w:val="none" w:sz="0" w:space="0" w:color="auto"/>
        <w:right w:val="none" w:sz="0" w:space="0" w:color="auto"/>
      </w:divBdr>
    </w:div>
    <w:div w:id="2122801871">
      <w:bodyDiv w:val="1"/>
      <w:marLeft w:val="0"/>
      <w:marRight w:val="0"/>
      <w:marTop w:val="0"/>
      <w:marBottom w:val="0"/>
      <w:divBdr>
        <w:top w:val="none" w:sz="0" w:space="0" w:color="auto"/>
        <w:left w:val="none" w:sz="0" w:space="0" w:color="auto"/>
        <w:bottom w:val="none" w:sz="0" w:space="0" w:color="auto"/>
        <w:right w:val="none" w:sz="0" w:space="0" w:color="auto"/>
      </w:divBdr>
      <w:divsChild>
        <w:div w:id="1512522842">
          <w:marLeft w:val="360"/>
          <w:marRight w:val="0"/>
          <w:marTop w:val="0"/>
          <w:marBottom w:val="80"/>
          <w:divBdr>
            <w:top w:val="none" w:sz="0" w:space="0" w:color="auto"/>
            <w:left w:val="none" w:sz="0" w:space="0" w:color="auto"/>
            <w:bottom w:val="none" w:sz="0" w:space="0" w:color="auto"/>
            <w:right w:val="none" w:sz="0" w:space="0" w:color="auto"/>
          </w:divBdr>
        </w:div>
        <w:div w:id="565382899">
          <w:marLeft w:val="1166"/>
          <w:marRight w:val="0"/>
          <w:marTop w:val="0"/>
          <w:marBottom w:val="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Pikor</dc:creator>
  <cp:keywords/>
  <dc:description/>
  <cp:lastModifiedBy>Joe Boyd</cp:lastModifiedBy>
  <cp:revision>2</cp:revision>
  <dcterms:created xsi:type="dcterms:W3CDTF">2025-12-11T21:20:00Z</dcterms:created>
  <dcterms:modified xsi:type="dcterms:W3CDTF">2025-12-11T21:20:00Z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69483217-811a-48dc-a536-b5819317dcdd</vt:lpwstr>
  </property>
</Properties>
</file>